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09A68E" w14:textId="77777777" w:rsidR="00711975" w:rsidRDefault="00711975">
      <w:pPr>
        <w:widowControl w:val="0"/>
        <w:spacing w:after="0"/>
        <w:ind w:firstLine="340"/>
        <w:jc w:val="center"/>
        <w:rPr>
          <w:rFonts w:ascii="Times New Roman" w:eastAsia="Times New Roman" w:hAnsi="Times New Roman" w:cs="Times New Roman"/>
        </w:rPr>
      </w:pPr>
    </w:p>
    <w:p w14:paraId="07477559" w14:textId="77777777" w:rsidR="00711975" w:rsidRDefault="00711975">
      <w:pPr>
        <w:widowControl w:val="0"/>
        <w:spacing w:after="0"/>
        <w:ind w:firstLine="340"/>
        <w:jc w:val="center"/>
        <w:rPr>
          <w:rFonts w:ascii="Times New Roman" w:eastAsia="Times New Roman" w:hAnsi="Times New Roman" w:cs="Times New Roman"/>
        </w:rPr>
      </w:pPr>
    </w:p>
    <w:p w14:paraId="5B6D900D" w14:textId="77777777" w:rsidR="00711975" w:rsidRDefault="00711975">
      <w:pPr>
        <w:widowControl w:val="0"/>
        <w:spacing w:after="0"/>
        <w:ind w:firstLine="340"/>
        <w:jc w:val="center"/>
        <w:rPr>
          <w:rFonts w:ascii="Times New Roman" w:eastAsia="Times New Roman" w:hAnsi="Times New Roman" w:cs="Times New Roman"/>
        </w:rPr>
      </w:pPr>
    </w:p>
    <w:p w14:paraId="153C2FD2" w14:textId="089B003C" w:rsidR="00711975" w:rsidRDefault="00C06422">
      <w:pPr>
        <w:widowControl w:val="0"/>
        <w:spacing w:after="0"/>
        <w:ind w:firstLine="340"/>
        <w:jc w:val="center"/>
        <w:rPr>
          <w:rFonts w:ascii="Times New Roman" w:eastAsia="Times New Roman" w:hAnsi="Times New Roman" w:cs="Times New Roman"/>
        </w:rPr>
      </w:pPr>
      <w:r>
        <w:rPr>
          <w:rFonts w:ascii="Times New Roman" w:eastAsia="Times New Roman" w:hAnsi="Times New Roman" w:cs="Times New Roman"/>
        </w:rPr>
        <w:t xml:space="preserve">Договор № </w:t>
      </w:r>
    </w:p>
    <w:p w14:paraId="410350BF" w14:textId="71D90090" w:rsidR="00711975" w:rsidDel="007E3CC2" w:rsidRDefault="00C06422">
      <w:pPr>
        <w:widowControl w:val="0"/>
        <w:spacing w:after="0"/>
        <w:ind w:firstLine="340"/>
        <w:jc w:val="center"/>
        <w:rPr>
          <w:del w:id="0" w:author="Дранишникова Анна Николаевна" w:date="2025-06-02T14:33:00Z"/>
          <w:rFonts w:ascii="Times New Roman" w:eastAsia="Times New Roman" w:hAnsi="Times New Roman" w:cs="Times New Roman"/>
        </w:rPr>
      </w:pPr>
      <w:del w:id="1" w:author="Дранишникова Анна Николаевна" w:date="2025-06-02T14:33:00Z">
        <w:r w:rsidDel="007E3CC2">
          <w:rPr>
            <w:rFonts w:ascii="Times New Roman" w:eastAsia="Times New Roman" w:hAnsi="Times New Roman" w:cs="Times New Roman"/>
          </w:rPr>
          <w:delText>об оказании спонсорской поддержки</w:delText>
        </w:r>
      </w:del>
    </w:p>
    <w:p w14:paraId="373D97D6" w14:textId="77777777" w:rsidR="00711975" w:rsidRDefault="00711975">
      <w:pPr>
        <w:widowControl w:val="0"/>
        <w:spacing w:after="0"/>
        <w:ind w:firstLine="340"/>
        <w:jc w:val="both"/>
        <w:rPr>
          <w:rFonts w:ascii="Times New Roman" w:eastAsia="Times New Roman" w:hAnsi="Times New Roman" w:cs="Times New Roman"/>
          <w:color w:val="333333"/>
        </w:rPr>
      </w:pPr>
    </w:p>
    <w:p w14:paraId="50F6CE86" w14:textId="27379DDB" w:rsidR="00711975" w:rsidRDefault="00C06422">
      <w:pPr>
        <w:widowControl w:val="0"/>
        <w:spacing w:after="0"/>
        <w:ind w:firstLine="340"/>
        <w:jc w:val="both"/>
        <w:rPr>
          <w:rFonts w:ascii="Times New Roman" w:eastAsia="Times New Roman" w:hAnsi="Times New Roman" w:cs="Times New Roman"/>
          <w:color w:val="333333"/>
        </w:rPr>
      </w:pPr>
      <w:r>
        <w:rPr>
          <w:rFonts w:ascii="Times New Roman" w:eastAsia="Times New Roman" w:hAnsi="Times New Roman" w:cs="Times New Roman"/>
          <w:color w:val="333333"/>
        </w:rPr>
        <w:t>Москва</w:t>
      </w:r>
      <w:r>
        <w:rPr>
          <w:rFonts w:ascii="Times New Roman" w:hAnsi="Times New Roman" w:cs="Times New Roman"/>
          <w:color w:val="333333"/>
        </w:rPr>
        <w:tab/>
      </w:r>
      <w:r>
        <w:rPr>
          <w:rFonts w:ascii="Times New Roman" w:hAnsi="Times New Roman" w:cs="Times New Roman"/>
          <w:color w:val="333333"/>
        </w:rPr>
        <w:tab/>
      </w:r>
      <w:r>
        <w:rPr>
          <w:rFonts w:ascii="Times New Roman" w:hAnsi="Times New Roman" w:cs="Times New Roman"/>
          <w:color w:val="333333"/>
        </w:rPr>
        <w:tab/>
      </w:r>
      <w:r>
        <w:rPr>
          <w:rFonts w:ascii="Times New Roman" w:hAnsi="Times New Roman" w:cs="Times New Roman"/>
          <w:color w:val="333333"/>
        </w:rPr>
        <w:tab/>
      </w:r>
      <w:r>
        <w:rPr>
          <w:rFonts w:ascii="Times New Roman" w:hAnsi="Times New Roman" w:cs="Times New Roman"/>
          <w:color w:val="333333"/>
        </w:rPr>
        <w:tab/>
      </w:r>
      <w:r>
        <w:rPr>
          <w:rFonts w:ascii="Times New Roman" w:hAnsi="Times New Roman" w:cs="Times New Roman"/>
          <w:color w:val="333333"/>
        </w:rPr>
        <w:tab/>
      </w:r>
      <w:r>
        <w:rPr>
          <w:rFonts w:ascii="Times New Roman" w:hAnsi="Times New Roman" w:cs="Times New Roman"/>
          <w:color w:val="333333"/>
        </w:rPr>
        <w:tab/>
      </w:r>
      <w:r>
        <w:rPr>
          <w:rFonts w:ascii="Times New Roman" w:eastAsia="Times New Roman" w:hAnsi="Times New Roman" w:cs="Times New Roman"/>
          <w:color w:val="333333"/>
        </w:rPr>
        <w:t xml:space="preserve"> </w:t>
      </w:r>
      <w:r>
        <w:rPr>
          <w:rFonts w:ascii="Times New Roman" w:hAnsi="Times New Roman" w:cs="Times New Roman"/>
          <w:color w:val="333333"/>
        </w:rPr>
        <w:tab/>
      </w:r>
      <w:r>
        <w:rPr>
          <w:rFonts w:ascii="Times New Roman" w:eastAsia="Times New Roman" w:hAnsi="Times New Roman" w:cs="Times New Roman"/>
          <w:color w:val="333333"/>
        </w:rPr>
        <w:t xml:space="preserve">                «</w:t>
      </w:r>
      <w:r w:rsidR="00F34BCA">
        <w:rPr>
          <w:rFonts w:ascii="Times New Roman" w:eastAsia="Times New Roman" w:hAnsi="Times New Roman" w:cs="Times New Roman"/>
          <w:color w:val="333333"/>
        </w:rPr>
        <w:t xml:space="preserve">» </w:t>
      </w:r>
      <w:r>
        <w:rPr>
          <w:rFonts w:ascii="Times New Roman" w:eastAsia="Times New Roman" w:hAnsi="Times New Roman" w:cs="Times New Roman"/>
          <w:color w:val="333333"/>
        </w:rPr>
        <w:t xml:space="preserve"> </w:t>
      </w:r>
      <w:ins w:id="2" w:author="Козлова Ольга Александровна" w:date="2025-06-05T15:58:00Z">
        <w:r w:rsidR="00BB2350">
          <w:rPr>
            <w:rFonts w:ascii="Times New Roman" w:eastAsia="Times New Roman" w:hAnsi="Times New Roman" w:cs="Times New Roman"/>
            <w:color w:val="333333"/>
          </w:rPr>
          <w:t>да</w:t>
        </w:r>
        <w:bookmarkStart w:id="3" w:name="_GoBack"/>
        <w:bookmarkEnd w:id="3"/>
        <w:r w:rsidR="00BB2350">
          <w:rPr>
            <w:rFonts w:ascii="Times New Roman" w:eastAsia="Times New Roman" w:hAnsi="Times New Roman" w:cs="Times New Roman"/>
            <w:color w:val="333333"/>
          </w:rPr>
          <w:t>та</w:t>
        </w:r>
      </w:ins>
      <w:r>
        <w:rPr>
          <w:rFonts w:ascii="Times New Roman" w:eastAsia="Times New Roman" w:hAnsi="Times New Roman" w:cs="Times New Roman"/>
          <w:color w:val="333333"/>
        </w:rPr>
        <w:t xml:space="preserve"> 202</w:t>
      </w:r>
      <w:r w:rsidR="00BC06EC">
        <w:rPr>
          <w:rFonts w:ascii="Times New Roman" w:eastAsia="Times New Roman" w:hAnsi="Times New Roman" w:cs="Times New Roman"/>
          <w:color w:val="333333"/>
        </w:rPr>
        <w:t>5</w:t>
      </w:r>
      <w:r>
        <w:rPr>
          <w:rFonts w:ascii="Times New Roman" w:eastAsia="Times New Roman" w:hAnsi="Times New Roman" w:cs="Times New Roman"/>
          <w:color w:val="333333"/>
        </w:rPr>
        <w:t xml:space="preserve"> г.</w:t>
      </w:r>
    </w:p>
    <w:p w14:paraId="275DC618" w14:textId="77777777" w:rsidR="00711975" w:rsidRDefault="00711975">
      <w:pPr>
        <w:widowControl w:val="0"/>
        <w:spacing w:after="0"/>
        <w:ind w:firstLine="340"/>
        <w:jc w:val="both"/>
        <w:rPr>
          <w:rFonts w:ascii="Times New Roman" w:eastAsia="Times New Roman" w:hAnsi="Times New Roman" w:cs="Times New Roman"/>
          <w:color w:val="333333"/>
        </w:rPr>
      </w:pPr>
    </w:p>
    <w:p w14:paraId="53855146" w14:textId="1D1FC426" w:rsidR="00711975" w:rsidRDefault="00C06422">
      <w:pPr>
        <w:pStyle w:val="Style1"/>
        <w:ind w:firstLine="567"/>
        <w:jc w:val="both"/>
        <w:rPr>
          <w:lang w:val="ru-RU"/>
        </w:rPr>
      </w:pPr>
      <w:proofErr w:type="gramStart"/>
      <w:r>
        <w:rPr>
          <w:b/>
          <w:bCs/>
          <w:lang w:val="ru-RU"/>
        </w:rPr>
        <w:t>Общество с ограниченной ответственностью</w:t>
      </w:r>
      <w:proofErr w:type="gramEnd"/>
      <w:r>
        <w:rPr>
          <w:b/>
          <w:bCs/>
          <w:lang w:val="ru-RU"/>
        </w:rPr>
        <w:t xml:space="preserve"> </w:t>
      </w:r>
      <w:r>
        <w:rPr>
          <w:lang w:val="ru-RU"/>
        </w:rPr>
        <w:t xml:space="preserve">именуемое в дальнейшем </w:t>
      </w:r>
      <w:r>
        <w:rPr>
          <w:b/>
          <w:bCs/>
          <w:lang w:val="ru-RU"/>
        </w:rPr>
        <w:t>«Организатор»</w:t>
      </w:r>
      <w:r>
        <w:rPr>
          <w:lang w:val="ru-RU"/>
        </w:rPr>
        <w:t xml:space="preserve">, в лице </w:t>
      </w:r>
      <w:r w:rsidR="00E84C96">
        <w:rPr>
          <w:lang w:val="ru-RU"/>
        </w:rPr>
        <w:t>Генерального</w:t>
      </w:r>
      <w:r w:rsidR="002213B1">
        <w:rPr>
          <w:lang w:val="ru-RU"/>
        </w:rPr>
        <w:t xml:space="preserve"> </w:t>
      </w:r>
      <w:r>
        <w:rPr>
          <w:lang w:val="ru-RU"/>
        </w:rPr>
        <w:t xml:space="preserve">директора </w:t>
      </w:r>
      <w:r w:rsidR="00E84C96">
        <w:rPr>
          <w:lang w:val="ru-RU"/>
        </w:rPr>
        <w:t>Маслакова</w:t>
      </w:r>
      <w:r w:rsidR="00B65C46">
        <w:rPr>
          <w:lang w:val="ru-RU"/>
        </w:rPr>
        <w:t xml:space="preserve"> П</w:t>
      </w:r>
      <w:r w:rsidR="00180704">
        <w:rPr>
          <w:lang w:val="ru-RU"/>
        </w:rPr>
        <w:t xml:space="preserve">етра </w:t>
      </w:r>
      <w:r w:rsidR="00B65C46">
        <w:rPr>
          <w:lang w:val="ru-RU"/>
        </w:rPr>
        <w:t>А</w:t>
      </w:r>
      <w:r w:rsidR="00180704">
        <w:rPr>
          <w:lang w:val="ru-RU"/>
        </w:rPr>
        <w:t>натольевича</w:t>
      </w:r>
      <w:r>
        <w:rPr>
          <w:lang w:val="ru-RU"/>
        </w:rPr>
        <w:t xml:space="preserve">, действующего на основании </w:t>
      </w:r>
      <w:r w:rsidR="00B65C46">
        <w:rPr>
          <w:lang w:val="ru-RU"/>
        </w:rPr>
        <w:t>Устава</w:t>
      </w:r>
      <w:r>
        <w:rPr>
          <w:lang w:val="ru-RU"/>
        </w:rPr>
        <w:t xml:space="preserve">, с одной стороны, и </w:t>
      </w:r>
    </w:p>
    <w:p w14:paraId="3C8BBA01" w14:textId="29196054" w:rsidR="00711975" w:rsidRDefault="0099561D">
      <w:pPr>
        <w:pStyle w:val="Style1"/>
        <w:ind w:firstLine="567"/>
        <w:jc w:val="both"/>
        <w:rPr>
          <w:lang w:val="ru-RU"/>
        </w:rPr>
      </w:pPr>
      <w:r>
        <w:rPr>
          <w:b/>
          <w:lang w:val="ru-RU"/>
        </w:rPr>
        <w:t>Общество с ограниченной ответственностью «ДНК-Технология» (ООО «ДНК-Технология»),</w:t>
      </w:r>
      <w:r>
        <w:rPr>
          <w:lang w:val="ru-RU"/>
        </w:rPr>
        <w:t xml:space="preserve"> именуемое в дальнейшем </w:t>
      </w:r>
      <w:r>
        <w:rPr>
          <w:b/>
          <w:lang w:val="ru-RU"/>
        </w:rPr>
        <w:t>«</w:t>
      </w:r>
      <w:del w:id="4" w:author="Дранишникова Анна Николаевна" w:date="2025-06-02T14:33:00Z">
        <w:r w:rsidDel="007E3CC2">
          <w:rPr>
            <w:b/>
            <w:lang w:val="ru-RU"/>
          </w:rPr>
          <w:delText>Партнер</w:delText>
        </w:r>
      </w:del>
      <w:ins w:id="5" w:author="Дранишникова Анна Николаевна" w:date="2025-06-02T14:34:00Z">
        <w:r w:rsidR="007E3CC2">
          <w:rPr>
            <w:b/>
            <w:lang w:val="ru-RU"/>
          </w:rPr>
          <w:t xml:space="preserve"> Участник</w:t>
        </w:r>
      </w:ins>
      <w:r>
        <w:rPr>
          <w:b/>
          <w:lang w:val="ru-RU"/>
        </w:rPr>
        <w:t>»,</w:t>
      </w:r>
      <w:r>
        <w:rPr>
          <w:lang w:val="ru-RU"/>
        </w:rPr>
        <w:t xml:space="preserve"> в лице генерального директора Колина Владимира Васильевича</w:t>
      </w:r>
      <w:r w:rsidR="00E84C96" w:rsidRPr="00EF432A">
        <w:rPr>
          <w:lang w:val="ru-RU"/>
        </w:rPr>
        <w:t>, действующего на основании Устава</w:t>
      </w:r>
      <w:r w:rsidR="005216A5">
        <w:rPr>
          <w:lang w:val="ru-RU"/>
        </w:rPr>
        <w:t xml:space="preserve">, </w:t>
      </w:r>
      <w:r w:rsidR="005216A5">
        <w:t>c</w:t>
      </w:r>
      <w:r w:rsidR="005216A5" w:rsidRPr="00FB5CB7">
        <w:rPr>
          <w:lang w:val="ru-RU"/>
        </w:rPr>
        <w:t xml:space="preserve"> </w:t>
      </w:r>
      <w:r w:rsidR="00C06422">
        <w:rPr>
          <w:lang w:val="ru-RU"/>
        </w:rPr>
        <w:t xml:space="preserve">другой стороны, далее совместно именуемые «Стороны» и по отдельности «Сторона», заключили настоящий договор </w:t>
      </w:r>
      <w:del w:id="6" w:author="Дранишникова Анна Николаевна" w:date="2025-06-02T14:34:00Z">
        <w:r w:rsidR="00C06422" w:rsidDel="00CB1C15">
          <w:rPr>
            <w:lang w:val="ru-RU"/>
          </w:rPr>
          <w:delText xml:space="preserve">об оказании спонсорской поддержки </w:delText>
        </w:r>
      </w:del>
      <w:r w:rsidR="00C06422">
        <w:rPr>
          <w:lang w:val="ru-RU"/>
        </w:rPr>
        <w:t>(далее - «Договор») о нижеследующем:</w:t>
      </w:r>
    </w:p>
    <w:p w14:paraId="576B8E74" w14:textId="77777777" w:rsidR="00711975" w:rsidRDefault="00711975">
      <w:pPr>
        <w:pStyle w:val="Style1"/>
        <w:ind w:firstLine="567"/>
        <w:jc w:val="both"/>
        <w:rPr>
          <w:lang w:val="ru-RU"/>
        </w:rPr>
      </w:pPr>
    </w:p>
    <w:p w14:paraId="5444ED07" w14:textId="77777777" w:rsidR="00711975" w:rsidRDefault="00711975">
      <w:pPr>
        <w:pStyle w:val="Style1"/>
        <w:ind w:firstLine="567"/>
        <w:jc w:val="both"/>
        <w:rPr>
          <w:sz w:val="22"/>
          <w:szCs w:val="22"/>
          <w:lang w:val="ru-RU"/>
        </w:rPr>
      </w:pPr>
    </w:p>
    <w:p w14:paraId="73460D2A" w14:textId="77777777" w:rsidR="00711975" w:rsidRDefault="00C06422">
      <w:pPr>
        <w:pStyle w:val="af3"/>
        <w:widowControl w:val="0"/>
        <w:numPr>
          <w:ilvl w:val="0"/>
          <w:numId w:val="3"/>
        </w:numPr>
        <w:shd w:val="clear" w:color="auto" w:fill="FFFFFF" w:themeFill="background1"/>
        <w:spacing w:after="0"/>
        <w:ind w:left="0" w:firstLine="0"/>
        <w:jc w:val="center"/>
        <w:rPr>
          <w:rFonts w:ascii="Times New Roman" w:eastAsia="Times New Roman" w:hAnsi="Times New Roman" w:cs="Times New Roman"/>
          <w:color w:val="3C453C"/>
        </w:rPr>
      </w:pPr>
      <w:r>
        <w:rPr>
          <w:rFonts w:ascii="Times New Roman" w:eastAsia="Times New Roman" w:hAnsi="Times New Roman" w:cs="Times New Roman"/>
        </w:rPr>
        <w:t>ПРЕДМЕТ ДОГОВОРА</w:t>
      </w:r>
    </w:p>
    <w:p w14:paraId="61740C7A" w14:textId="4F4999C5" w:rsidR="00711975" w:rsidRDefault="00C06422">
      <w:pPr>
        <w:pStyle w:val="af3"/>
        <w:widowControl w:val="0"/>
        <w:numPr>
          <w:ilvl w:val="1"/>
          <w:numId w:val="3"/>
        </w:numPr>
        <w:spacing w:after="0"/>
        <w:ind w:left="0" w:firstLine="567"/>
        <w:jc w:val="both"/>
        <w:rPr>
          <w:rFonts w:ascii="Times New Roman" w:eastAsia="Times New Roman" w:hAnsi="Times New Roman" w:cs="Times New Roman"/>
        </w:rPr>
      </w:pPr>
      <w:del w:id="7" w:author="Дранишникова Анна Николаевна" w:date="2025-06-02T14:34:00Z">
        <w:r w:rsidDel="00CB1C15">
          <w:rPr>
            <w:rFonts w:ascii="Times New Roman" w:eastAsia="Times New Roman" w:hAnsi="Times New Roman" w:cs="Times New Roman"/>
          </w:rPr>
          <w:delText>Н</w:delText>
        </w:r>
      </w:del>
      <w:ins w:id="8" w:author="Дранишникова Анна Николаевна" w:date="2025-06-02T14:34:00Z">
        <w:r w:rsidR="00CB1C15">
          <w:rPr>
            <w:rFonts w:ascii="Times New Roman" w:eastAsia="Times New Roman" w:hAnsi="Times New Roman" w:cs="Times New Roman"/>
          </w:rPr>
          <w:t>По н</w:t>
        </w:r>
      </w:ins>
      <w:r>
        <w:rPr>
          <w:rFonts w:ascii="Times New Roman" w:eastAsia="Times New Roman" w:hAnsi="Times New Roman" w:cs="Times New Roman"/>
        </w:rPr>
        <w:t>астоящ</w:t>
      </w:r>
      <w:del w:id="9" w:author="Дранишникова Анна Николаевна" w:date="2025-06-02T14:34:00Z">
        <w:r w:rsidDel="00CB1C15">
          <w:rPr>
            <w:rFonts w:ascii="Times New Roman" w:eastAsia="Times New Roman" w:hAnsi="Times New Roman" w:cs="Times New Roman"/>
          </w:rPr>
          <w:delText>и</w:delText>
        </w:r>
      </w:del>
      <w:ins w:id="10" w:author="Дранишникова Анна Николаевна" w:date="2025-06-02T14:34:00Z">
        <w:r w:rsidR="00CB1C15">
          <w:rPr>
            <w:rFonts w:ascii="Times New Roman" w:eastAsia="Times New Roman" w:hAnsi="Times New Roman" w:cs="Times New Roman"/>
          </w:rPr>
          <w:t>ему</w:t>
        </w:r>
      </w:ins>
      <w:del w:id="11" w:author="Дранишникова Анна Николаевна" w:date="2025-06-02T14:34:00Z">
        <w:r w:rsidDel="00CB1C15">
          <w:rPr>
            <w:rFonts w:ascii="Times New Roman" w:eastAsia="Times New Roman" w:hAnsi="Times New Roman" w:cs="Times New Roman"/>
          </w:rPr>
          <w:delText>й</w:delText>
        </w:r>
      </w:del>
      <w:r>
        <w:rPr>
          <w:rFonts w:ascii="Times New Roman" w:eastAsia="Times New Roman" w:hAnsi="Times New Roman" w:cs="Times New Roman"/>
        </w:rPr>
        <w:t xml:space="preserve"> Договор</w:t>
      </w:r>
      <w:ins w:id="12" w:author="Дранишникова Анна Николаевна" w:date="2025-06-02T14:34:00Z">
        <w:r w:rsidR="00CB1C15">
          <w:rPr>
            <w:rFonts w:ascii="Times New Roman" w:eastAsia="Times New Roman" w:hAnsi="Times New Roman" w:cs="Times New Roman"/>
          </w:rPr>
          <w:t>у</w:t>
        </w:r>
      </w:ins>
      <w:r>
        <w:rPr>
          <w:rFonts w:ascii="Times New Roman" w:eastAsia="Times New Roman" w:hAnsi="Times New Roman" w:cs="Times New Roman"/>
        </w:rPr>
        <w:t xml:space="preserve"> </w:t>
      </w:r>
      <w:ins w:id="13" w:author="Дранишникова Анна Николаевна" w:date="2025-06-02T14:34:00Z">
        <w:r w:rsidR="00CB1C15">
          <w:rPr>
            <w:rFonts w:ascii="Times New Roman" w:eastAsia="Times New Roman" w:hAnsi="Times New Roman" w:cs="Times New Roman"/>
          </w:rPr>
          <w:t>Организатор предоставляет  Участнику</w:t>
        </w:r>
      </w:ins>
      <w:ins w:id="14" w:author="Дранишникова Анна Николаевна" w:date="2025-06-02T14:36:00Z">
        <w:r w:rsidR="00CB1C15">
          <w:rPr>
            <w:rFonts w:ascii="Times New Roman" w:eastAsia="Times New Roman" w:hAnsi="Times New Roman" w:cs="Times New Roman"/>
          </w:rPr>
          <w:t>, а Участник оплачивает</w:t>
        </w:r>
      </w:ins>
      <w:ins w:id="15" w:author="Дранишникова Анна Николаевна" w:date="2025-06-02T14:34:00Z">
        <w:r w:rsidR="00CB1C15">
          <w:rPr>
            <w:rFonts w:ascii="Times New Roman" w:eastAsia="Times New Roman" w:hAnsi="Times New Roman" w:cs="Times New Roman"/>
          </w:rPr>
          <w:t xml:space="preserve"> </w:t>
        </w:r>
      </w:ins>
      <w:ins w:id="16" w:author="Дранишникова Анна Николаевна" w:date="2025-06-02T14:57:00Z">
        <w:r w:rsidR="009F4E83">
          <w:rPr>
            <w:rFonts w:ascii="Times New Roman" w:eastAsia="Times New Roman" w:hAnsi="Times New Roman" w:cs="Times New Roman"/>
          </w:rPr>
          <w:t xml:space="preserve">на условиях настоящего договора </w:t>
        </w:r>
      </w:ins>
      <w:ins w:id="17" w:author="Дранишникова Анна Николаевна" w:date="2025-06-02T14:35:00Z">
        <w:r w:rsidR="00CB1C15">
          <w:rPr>
            <w:rFonts w:ascii="Times New Roman" w:eastAsia="Times New Roman" w:hAnsi="Times New Roman" w:cs="Times New Roman"/>
          </w:rPr>
          <w:t>возможность</w:t>
        </w:r>
      </w:ins>
      <w:ins w:id="18" w:author="Дранишникова Анна Николаевна" w:date="2025-06-02T14:34:00Z">
        <w:r w:rsidR="00CB1C15">
          <w:rPr>
            <w:rFonts w:ascii="Times New Roman" w:eastAsia="Times New Roman" w:hAnsi="Times New Roman" w:cs="Times New Roman"/>
          </w:rPr>
          <w:t xml:space="preserve"> участия </w:t>
        </w:r>
      </w:ins>
      <w:del w:id="19" w:author="Дранишникова Анна Николаевна" w:date="2025-06-02T14:35:00Z">
        <w:r w:rsidDel="00CB1C15">
          <w:rPr>
            <w:rFonts w:ascii="Times New Roman" w:eastAsia="Times New Roman" w:hAnsi="Times New Roman" w:cs="Times New Roman"/>
          </w:rPr>
          <w:delText>определяет порядок оказания Партнером спонсорской поддержки подготовки, организации и проведения</w:delText>
        </w:r>
      </w:del>
      <w:r>
        <w:rPr>
          <w:rFonts w:ascii="Times New Roman" w:eastAsia="Times New Roman" w:hAnsi="Times New Roman" w:cs="Times New Roman"/>
        </w:rPr>
        <w:t xml:space="preserve"> в 202</w:t>
      </w:r>
      <w:r w:rsidR="00DD1577">
        <w:rPr>
          <w:rFonts w:ascii="Times New Roman" w:eastAsia="Times New Roman" w:hAnsi="Times New Roman" w:cs="Times New Roman"/>
        </w:rPr>
        <w:t>5</w:t>
      </w:r>
      <w:r>
        <w:rPr>
          <w:rFonts w:ascii="Times New Roman" w:eastAsia="Times New Roman" w:hAnsi="Times New Roman" w:cs="Times New Roman"/>
        </w:rPr>
        <w:t xml:space="preserve"> году </w:t>
      </w:r>
      <w:ins w:id="20" w:author="Дранишникова Анна Николаевна" w:date="2025-06-02T14:35:00Z">
        <w:r w:rsidR="00CB1C15">
          <w:rPr>
            <w:rFonts w:ascii="Times New Roman" w:eastAsia="Times New Roman" w:hAnsi="Times New Roman" w:cs="Times New Roman"/>
          </w:rPr>
          <w:t>в</w:t>
        </w:r>
      </w:ins>
      <w:ins w:id="21" w:author="Козлова Ольга Александровна" w:date="2025-06-05T15:25:00Z">
        <w:r w:rsidR="00142EA1">
          <w:rPr>
            <w:rFonts w:ascii="Times New Roman" w:eastAsia="Times New Roman" w:hAnsi="Times New Roman" w:cs="Times New Roman"/>
          </w:rPr>
          <w:t xml:space="preserve"> </w:t>
        </w:r>
      </w:ins>
      <w:ins w:id="22" w:author="Дранишникова Анна Николаевна" w:date="2025-06-02T14:35:00Z">
        <w:r w:rsidR="00CB1C15">
          <w:rPr>
            <w:rFonts w:ascii="Times New Roman" w:eastAsia="Times New Roman" w:hAnsi="Times New Roman" w:cs="Times New Roman"/>
          </w:rPr>
          <w:t xml:space="preserve"> </w:t>
        </w:r>
      </w:ins>
      <w:ins w:id="23" w:author="Козлова Ольга Александровна" w:date="2025-06-05T15:36:00Z">
        <w:r w:rsidR="00142EA1">
          <w:rPr>
            <w:rFonts w:ascii="Times New Roman" w:eastAsia="Times New Roman" w:hAnsi="Times New Roman" w:cs="Times New Roman"/>
            <w:b/>
            <w:bCs/>
          </w:rPr>
          <w:t xml:space="preserve">название мероприятия </w:t>
        </w:r>
      </w:ins>
      <w:r>
        <w:rPr>
          <w:rFonts w:ascii="Times New Roman" w:eastAsia="Times New Roman" w:hAnsi="Times New Roman" w:cs="Times New Roman"/>
        </w:rPr>
        <w:t xml:space="preserve">(далее - «Мероприятие»). Согласно условиям Договора, </w:t>
      </w:r>
      <w:del w:id="24" w:author="Дранишникова Анна Николаевна" w:date="2025-06-02T14:36:00Z">
        <w:r w:rsidDel="00CB1C15">
          <w:rPr>
            <w:rFonts w:ascii="Times New Roman" w:eastAsia="Times New Roman" w:hAnsi="Times New Roman" w:cs="Times New Roman"/>
          </w:rPr>
          <w:delText>Парт</w:delText>
        </w:r>
      </w:del>
      <w:del w:id="25" w:author="Дранишникова Анна Николаевна" w:date="2025-06-02T14:37:00Z">
        <w:r w:rsidDel="00CB1C15">
          <w:rPr>
            <w:rFonts w:ascii="Times New Roman" w:eastAsia="Times New Roman" w:hAnsi="Times New Roman" w:cs="Times New Roman"/>
          </w:rPr>
          <w:delText xml:space="preserve">нер </w:delText>
        </w:r>
      </w:del>
      <w:del w:id="26" w:author="Дранишникова Анна Николаевна" w:date="2025-06-02T14:36:00Z">
        <w:r w:rsidDel="00CB1C15">
          <w:rPr>
            <w:rFonts w:ascii="Times New Roman" w:eastAsia="Times New Roman" w:hAnsi="Times New Roman" w:cs="Times New Roman"/>
          </w:rPr>
          <w:delText>перечисляе</w:delText>
        </w:r>
      </w:del>
      <w:del w:id="27" w:author="Дранишникова Анна Николаевна" w:date="2025-06-02T14:37:00Z">
        <w:r w:rsidDel="00CB1C15">
          <w:rPr>
            <w:rFonts w:ascii="Times New Roman" w:eastAsia="Times New Roman" w:hAnsi="Times New Roman" w:cs="Times New Roman"/>
          </w:rPr>
          <w:delText>т</w:delText>
        </w:r>
      </w:del>
      <w:ins w:id="28" w:author="Дранишникова Анна Николаевна" w:date="2025-06-02T14:37:00Z">
        <w:r w:rsidR="00CB1C15">
          <w:rPr>
            <w:rFonts w:ascii="Times New Roman" w:eastAsia="Times New Roman" w:hAnsi="Times New Roman" w:cs="Times New Roman"/>
          </w:rPr>
          <w:t xml:space="preserve"> Участник </w:t>
        </w:r>
      </w:ins>
      <w:ins w:id="29" w:author="Дранишникова Анна Николаевна" w:date="2025-06-02T14:38:00Z">
        <w:r w:rsidR="00CB1C15">
          <w:rPr>
            <w:rFonts w:ascii="Times New Roman" w:eastAsia="Times New Roman" w:hAnsi="Times New Roman" w:cs="Times New Roman"/>
          </w:rPr>
          <w:t>перечисля</w:t>
        </w:r>
      </w:ins>
      <w:ins w:id="30" w:author="Дранишникова Анна Николаевна" w:date="2025-06-02T14:37:00Z">
        <w:r w:rsidR="00CB1C15">
          <w:rPr>
            <w:rFonts w:ascii="Times New Roman" w:eastAsia="Times New Roman" w:hAnsi="Times New Roman" w:cs="Times New Roman"/>
          </w:rPr>
          <w:t xml:space="preserve">ет </w:t>
        </w:r>
      </w:ins>
      <w:r>
        <w:rPr>
          <w:rFonts w:ascii="Times New Roman" w:eastAsia="Times New Roman" w:hAnsi="Times New Roman" w:cs="Times New Roman"/>
        </w:rPr>
        <w:t xml:space="preserve"> Организатору денежные средства в </w:t>
      </w:r>
      <w:del w:id="31" w:author="Дранишникова Анна Николаевна" w:date="2025-06-02T14:37:00Z">
        <w:r w:rsidDel="00CB1C15">
          <w:rPr>
            <w:rFonts w:ascii="Times New Roman" w:eastAsia="Times New Roman" w:hAnsi="Times New Roman" w:cs="Times New Roman"/>
          </w:rPr>
          <w:delText>размере спонсорского взноса, определенного в настоящем Договоре</w:delText>
        </w:r>
      </w:del>
      <w:ins w:id="32" w:author="Дранишникова Анна Николаевна" w:date="2025-06-02T14:38:00Z">
        <w:r w:rsidR="00CB1C15">
          <w:rPr>
            <w:rFonts w:ascii="Times New Roman" w:eastAsia="Times New Roman" w:hAnsi="Times New Roman" w:cs="Times New Roman"/>
          </w:rPr>
          <w:t xml:space="preserve"> </w:t>
        </w:r>
      </w:ins>
      <w:proofErr w:type="spellStart"/>
      <w:ins w:id="33" w:author="Дранишникова Анна Николаевна" w:date="2025-06-02T14:37:00Z">
        <w:r w:rsidR="00CB1C15">
          <w:rPr>
            <w:rFonts w:ascii="Times New Roman" w:eastAsia="Times New Roman" w:hAnsi="Times New Roman" w:cs="Times New Roman"/>
          </w:rPr>
          <w:t>в</w:t>
        </w:r>
        <w:proofErr w:type="spellEnd"/>
        <w:r w:rsidR="00CB1C15">
          <w:rPr>
            <w:rFonts w:ascii="Times New Roman" w:eastAsia="Times New Roman" w:hAnsi="Times New Roman" w:cs="Times New Roman"/>
          </w:rPr>
          <w:t xml:space="preserve"> соответствии с </w:t>
        </w:r>
      </w:ins>
      <w:ins w:id="34" w:author="Дранишникова Анна Николаевна" w:date="2025-06-02T14:38:00Z">
        <w:r w:rsidR="00CB1C15">
          <w:rPr>
            <w:rFonts w:ascii="Times New Roman" w:eastAsia="Times New Roman" w:hAnsi="Times New Roman" w:cs="Times New Roman"/>
          </w:rPr>
          <w:t>условиями</w:t>
        </w:r>
      </w:ins>
      <w:ins w:id="35" w:author="Дранишникова Анна Николаевна" w:date="2025-06-02T14:37:00Z">
        <w:r w:rsidR="00CB1C15">
          <w:rPr>
            <w:rFonts w:ascii="Times New Roman" w:eastAsia="Times New Roman" w:hAnsi="Times New Roman" w:cs="Times New Roman"/>
          </w:rPr>
          <w:t xml:space="preserve"> настоящего Договора</w:t>
        </w:r>
      </w:ins>
      <w:r>
        <w:rPr>
          <w:rFonts w:ascii="Times New Roman" w:eastAsia="Times New Roman" w:hAnsi="Times New Roman" w:cs="Times New Roman"/>
        </w:rPr>
        <w:t xml:space="preserve">, а Организатор обязуется организовать подготовку и проведение Мероприятия и оказать </w:t>
      </w:r>
      <w:del w:id="36" w:author="Дранишникова Анна Николаевна" w:date="2025-06-02T14:38:00Z">
        <w:r w:rsidDel="00CB1C15">
          <w:rPr>
            <w:rFonts w:ascii="Times New Roman" w:eastAsia="Times New Roman" w:hAnsi="Times New Roman" w:cs="Times New Roman"/>
          </w:rPr>
          <w:delText>Партнеру</w:delText>
        </w:r>
      </w:del>
      <w:ins w:id="37" w:author="Дранишникова Анна Николаевна" w:date="2025-06-02T14:38:00Z">
        <w:r w:rsidR="00CB1C15">
          <w:rPr>
            <w:rFonts w:ascii="Times New Roman" w:eastAsia="Times New Roman" w:hAnsi="Times New Roman" w:cs="Times New Roman"/>
          </w:rPr>
          <w:t>Участнику</w:t>
        </w:r>
      </w:ins>
      <w:r>
        <w:rPr>
          <w:rFonts w:ascii="Times New Roman" w:eastAsia="Times New Roman" w:hAnsi="Times New Roman" w:cs="Times New Roman"/>
        </w:rPr>
        <w:t xml:space="preserve"> услуги, указанные в Прил</w:t>
      </w:r>
      <w:r w:rsidR="0021104B">
        <w:rPr>
          <w:rFonts w:ascii="Times New Roman" w:eastAsia="Times New Roman" w:hAnsi="Times New Roman" w:cs="Times New Roman"/>
        </w:rPr>
        <w:t>ожении № 1 к Договору, направленные на распространение информации о</w:t>
      </w:r>
      <w:ins w:id="38" w:author="Дранишникова Анна Николаевна" w:date="2025-06-02T14:39:00Z">
        <w:r w:rsidR="00CB1C15">
          <w:rPr>
            <w:rFonts w:ascii="Times New Roman" w:eastAsia="Times New Roman" w:hAnsi="Times New Roman" w:cs="Times New Roman"/>
          </w:rPr>
          <w:t>б</w:t>
        </w:r>
      </w:ins>
      <w:r w:rsidR="0021104B">
        <w:rPr>
          <w:rFonts w:ascii="Times New Roman" w:eastAsia="Times New Roman" w:hAnsi="Times New Roman" w:cs="Times New Roman"/>
        </w:rPr>
        <w:t xml:space="preserve"> </w:t>
      </w:r>
      <w:del w:id="39" w:author="Дранишникова Анна Николаевна" w:date="2025-06-02T14:39:00Z">
        <w:r w:rsidR="0021104B" w:rsidDel="00CB1C15">
          <w:rPr>
            <w:rFonts w:ascii="Times New Roman" w:eastAsia="Times New Roman" w:hAnsi="Times New Roman" w:cs="Times New Roman"/>
          </w:rPr>
          <w:delText>Партнере</w:delText>
        </w:r>
      </w:del>
      <w:ins w:id="40" w:author="Дранишникова Анна Николаевна" w:date="2025-06-02T14:39:00Z">
        <w:r w:rsidR="00CB1C15">
          <w:rPr>
            <w:rFonts w:ascii="Times New Roman" w:eastAsia="Times New Roman" w:hAnsi="Times New Roman" w:cs="Times New Roman"/>
          </w:rPr>
          <w:t xml:space="preserve"> Участнике</w:t>
        </w:r>
      </w:ins>
      <w:r w:rsidR="0021104B">
        <w:rPr>
          <w:rFonts w:ascii="Times New Roman" w:eastAsia="Times New Roman" w:hAnsi="Times New Roman" w:cs="Times New Roman"/>
        </w:rPr>
        <w:t xml:space="preserve"> как о «</w:t>
      </w:r>
      <w:r w:rsidR="00D56A3B">
        <w:rPr>
          <w:rFonts w:ascii="Times New Roman" w:eastAsia="Times New Roman" w:hAnsi="Times New Roman" w:cs="Times New Roman"/>
          <w:b/>
        </w:rPr>
        <w:t xml:space="preserve">Партнере </w:t>
      </w:r>
      <w:r w:rsidR="0008386B">
        <w:rPr>
          <w:rFonts w:ascii="Times New Roman" w:eastAsia="Times New Roman" w:hAnsi="Times New Roman" w:cs="Times New Roman"/>
          <w:b/>
        </w:rPr>
        <w:t>викторины</w:t>
      </w:r>
      <w:r w:rsidR="0021104B" w:rsidRPr="0021104B">
        <w:rPr>
          <w:rFonts w:ascii="Times New Roman" w:eastAsia="Times New Roman" w:hAnsi="Times New Roman" w:cs="Times New Roman"/>
          <w:b/>
        </w:rPr>
        <w:t>»</w:t>
      </w:r>
      <w:r w:rsidR="0021104B">
        <w:rPr>
          <w:rFonts w:ascii="Times New Roman" w:eastAsia="Times New Roman" w:hAnsi="Times New Roman" w:cs="Times New Roman"/>
        </w:rPr>
        <w:t xml:space="preserve"> (далее – «услуги»). </w:t>
      </w:r>
    </w:p>
    <w:p w14:paraId="3C0F86DA" w14:textId="77777777" w:rsidR="00711975" w:rsidRDefault="00C06422">
      <w:pPr>
        <w:pStyle w:val="af3"/>
        <w:widowControl w:val="0"/>
        <w:numPr>
          <w:ilvl w:val="1"/>
          <w:numId w:val="3"/>
        </w:numPr>
        <w:spacing w:after="0"/>
        <w:jc w:val="both"/>
        <w:rPr>
          <w:rFonts w:ascii="Times New Roman" w:eastAsia="Times New Roman" w:hAnsi="Times New Roman" w:cs="Times New Roman"/>
        </w:rPr>
      </w:pPr>
      <w:r>
        <w:rPr>
          <w:rFonts w:ascii="Times New Roman" w:eastAsia="Times New Roman" w:hAnsi="Times New Roman" w:cs="Times New Roman"/>
        </w:rPr>
        <w:t xml:space="preserve">  Место проведения Мероприятия: г. Москва, Раменский бул., 1, Кластер</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Ломоносов»</w:t>
      </w:r>
    </w:p>
    <w:p w14:paraId="3AB52D91" w14:textId="604785C6" w:rsidR="00711975" w:rsidRDefault="00C06422">
      <w:pPr>
        <w:pStyle w:val="af3"/>
        <w:widowControl w:val="0"/>
        <w:numPr>
          <w:ilvl w:val="1"/>
          <w:numId w:val="3"/>
        </w:numPr>
        <w:spacing w:after="0"/>
        <w:ind w:left="0" w:firstLine="567"/>
        <w:contextualSpacing w:val="0"/>
        <w:jc w:val="both"/>
        <w:rPr>
          <w:rFonts w:ascii="Times New Roman" w:eastAsia="Times New Roman" w:hAnsi="Times New Roman" w:cs="Times New Roman"/>
        </w:rPr>
      </w:pPr>
      <w:r>
        <w:rPr>
          <w:rFonts w:ascii="Times New Roman" w:eastAsia="Times New Roman" w:hAnsi="Times New Roman" w:cs="Times New Roman"/>
        </w:rPr>
        <w:t xml:space="preserve">Дата проведения Мероприятия: </w:t>
      </w:r>
      <w:proofErr w:type="gramStart"/>
      <w:ins w:id="41" w:author="Козлова Ольга Александровна" w:date="2025-06-05T15:36:00Z">
        <w:r w:rsidR="00D476FA">
          <w:rPr>
            <w:rFonts w:ascii="Times New Roman" w:eastAsia="Times New Roman" w:hAnsi="Times New Roman" w:cs="Times New Roman"/>
            <w:b/>
          </w:rPr>
          <w:t xml:space="preserve">дата </w:t>
        </w:r>
      </w:ins>
      <w:r>
        <w:rPr>
          <w:rFonts w:ascii="Times New Roman" w:eastAsia="Times New Roman" w:hAnsi="Times New Roman" w:cs="Times New Roman"/>
        </w:rPr>
        <w:t>.</w:t>
      </w:r>
      <w:proofErr w:type="gramEnd"/>
      <w:r>
        <w:rPr>
          <w:rFonts w:ascii="Times New Roman" w:eastAsia="Times New Roman" w:hAnsi="Times New Roman" w:cs="Times New Roman"/>
        </w:rPr>
        <w:t xml:space="preserve"> </w:t>
      </w:r>
    </w:p>
    <w:p w14:paraId="53A1DB62" w14:textId="77777777" w:rsidR="00711975" w:rsidRDefault="00C06422">
      <w:pPr>
        <w:pStyle w:val="af3"/>
        <w:widowControl w:val="0"/>
        <w:numPr>
          <w:ilvl w:val="1"/>
          <w:numId w:val="3"/>
        </w:numPr>
        <w:shd w:val="clear" w:color="auto" w:fill="FFFFFF" w:themeFill="background1"/>
        <w:spacing w:after="0"/>
        <w:ind w:left="0" w:firstLine="568"/>
        <w:jc w:val="both"/>
        <w:rPr>
          <w:rFonts w:ascii="Times New Roman" w:eastAsia="Times New Roman" w:hAnsi="Times New Roman" w:cs="Times New Roman"/>
        </w:rPr>
      </w:pPr>
      <w:r>
        <w:rPr>
          <w:rFonts w:ascii="Times New Roman" w:eastAsia="Times New Roman" w:hAnsi="Times New Roman" w:cs="Times New Roman"/>
        </w:rPr>
        <w:t xml:space="preserve">Сроки, место и формат проведения Мероприятия могут быть изменены Организатором (включая изменение формата проведения Мероприятия на онлайн формат) с целью обеспечения максимальной эффективности проведения Мероприятия, в том числе с учетом ограничительных мер, принимаемых федеральными и региональными органами власти вследствие распространения новой коронавирусной инфекции (2019-nCoV). Подобное изменение не будет считаться нарушением условий настоящего Договора; при этом оплате будут подлежать фактически оказанные Организатором услуги, о чем Стороны укажут в акте сдачи-приемки оказанных услуг. </w:t>
      </w:r>
    </w:p>
    <w:p w14:paraId="036A11ED" w14:textId="77777777" w:rsidR="00711975" w:rsidRDefault="00711975">
      <w:pPr>
        <w:pStyle w:val="af3"/>
        <w:widowControl w:val="0"/>
        <w:shd w:val="clear" w:color="auto" w:fill="FFFFFF" w:themeFill="background1"/>
        <w:spacing w:after="0"/>
        <w:ind w:left="568"/>
        <w:jc w:val="both"/>
        <w:rPr>
          <w:rFonts w:ascii="Times New Roman" w:eastAsia="Times New Roman" w:hAnsi="Times New Roman" w:cs="Times New Roman"/>
        </w:rPr>
      </w:pPr>
    </w:p>
    <w:p w14:paraId="173E63FA" w14:textId="03EBFA46" w:rsidR="00711975" w:rsidRDefault="00C06422">
      <w:pPr>
        <w:pStyle w:val="af3"/>
        <w:widowControl w:val="0"/>
        <w:numPr>
          <w:ilvl w:val="0"/>
          <w:numId w:val="3"/>
        </w:numPr>
        <w:spacing w:after="0"/>
        <w:ind w:firstLine="556"/>
        <w:jc w:val="center"/>
        <w:rPr>
          <w:rFonts w:ascii="Times New Roman" w:eastAsia="Times New Roman" w:hAnsi="Times New Roman" w:cs="Times New Roman"/>
          <w:color w:val="3C453C"/>
        </w:rPr>
      </w:pPr>
      <w:del w:id="42" w:author="Дранишникова Анна Николаевна" w:date="2025-06-02T14:39:00Z">
        <w:r w:rsidDel="00CB1C15">
          <w:rPr>
            <w:rFonts w:ascii="Times New Roman" w:eastAsia="Times New Roman" w:hAnsi="Times New Roman" w:cs="Times New Roman"/>
          </w:rPr>
          <w:delText>НАЗНАЧЕНИЕ И РАЗМЕР СПОНСОРСКОЙ ПОДДЕРЖКИ</w:delText>
        </w:r>
      </w:del>
      <w:ins w:id="43" w:author="Дранишникова Анна Николаевна" w:date="2025-06-02T14:40:00Z">
        <w:r w:rsidR="00CB1C15">
          <w:rPr>
            <w:rFonts w:ascii="Times New Roman" w:eastAsia="Times New Roman" w:hAnsi="Times New Roman" w:cs="Times New Roman"/>
          </w:rPr>
          <w:t xml:space="preserve"> </w:t>
        </w:r>
      </w:ins>
      <w:ins w:id="44" w:author="Дранишникова Анна Николаевна" w:date="2025-06-02T14:39:00Z">
        <w:r w:rsidR="00CB1C15">
          <w:rPr>
            <w:rFonts w:ascii="Times New Roman" w:eastAsia="Times New Roman" w:hAnsi="Times New Roman" w:cs="Times New Roman"/>
          </w:rPr>
          <w:t>Ц</w:t>
        </w:r>
      </w:ins>
      <w:ins w:id="45" w:author="Дранишникова Анна Николаевна" w:date="2025-06-02T14:40:00Z">
        <w:r w:rsidR="00CB1C15">
          <w:rPr>
            <w:rFonts w:ascii="Times New Roman" w:eastAsia="Times New Roman" w:hAnsi="Times New Roman" w:cs="Times New Roman"/>
          </w:rPr>
          <w:t>ЕНА И ПОРЯДОК ОПЛАТЫ</w:t>
        </w:r>
      </w:ins>
    </w:p>
    <w:p w14:paraId="4F8E2E1C" w14:textId="78276BC0" w:rsidR="00711975" w:rsidRDefault="00C06422">
      <w:pPr>
        <w:pStyle w:val="af3"/>
        <w:numPr>
          <w:ilvl w:val="1"/>
          <w:numId w:val="3"/>
        </w:numPr>
        <w:spacing w:after="120"/>
        <w:ind w:left="0" w:firstLine="556"/>
        <w:jc w:val="both"/>
        <w:rPr>
          <w:rFonts w:ascii="Times New Roman" w:eastAsia="Times New Roman" w:hAnsi="Times New Roman" w:cs="Times New Roman"/>
        </w:rPr>
      </w:pPr>
      <w:del w:id="46" w:author="Дранишникова Анна Николаевна" w:date="2025-06-02T14:40:00Z">
        <w:r w:rsidDel="00CB1C15">
          <w:rPr>
            <w:rFonts w:ascii="Times New Roman" w:eastAsia="Times New Roman" w:hAnsi="Times New Roman" w:cs="Times New Roman"/>
          </w:rPr>
          <w:delText>Спонсорский взнос</w:delText>
        </w:r>
      </w:del>
      <w:ins w:id="47" w:author="Дранишникова Анна Николаевна" w:date="2025-06-02T14:40:00Z">
        <w:r w:rsidR="00CB1C15">
          <w:rPr>
            <w:rFonts w:ascii="Times New Roman" w:eastAsia="Times New Roman" w:hAnsi="Times New Roman" w:cs="Times New Roman"/>
          </w:rPr>
          <w:t>Стоимость услуг</w:t>
        </w:r>
      </w:ins>
      <w:r>
        <w:rPr>
          <w:rFonts w:ascii="Times New Roman" w:eastAsia="Times New Roman" w:hAnsi="Times New Roman" w:cs="Times New Roman"/>
        </w:rPr>
        <w:t>, уплачиваемы</w:t>
      </w:r>
      <w:del w:id="48" w:author="Дранишникова Анна Николаевна" w:date="2025-06-02T14:40:00Z">
        <w:r w:rsidDel="00CB1C15">
          <w:rPr>
            <w:rFonts w:ascii="Times New Roman" w:eastAsia="Times New Roman" w:hAnsi="Times New Roman" w:cs="Times New Roman"/>
          </w:rPr>
          <w:delText>й</w:delText>
        </w:r>
      </w:del>
      <w:ins w:id="49" w:author="Дранишникова Анна Николаевна" w:date="2025-06-02T14:40:00Z">
        <w:r w:rsidR="00CB1C15">
          <w:rPr>
            <w:rFonts w:ascii="Times New Roman" w:eastAsia="Times New Roman" w:hAnsi="Times New Roman" w:cs="Times New Roman"/>
          </w:rPr>
          <w:t>х</w:t>
        </w:r>
      </w:ins>
      <w:r>
        <w:rPr>
          <w:rFonts w:ascii="Times New Roman" w:eastAsia="Times New Roman" w:hAnsi="Times New Roman" w:cs="Times New Roman"/>
        </w:rPr>
        <w:t xml:space="preserve"> </w:t>
      </w:r>
      <w:del w:id="50" w:author="Дранишникова Анна Николаевна" w:date="2025-06-02T14:40:00Z">
        <w:r w:rsidDel="00CB1C15">
          <w:rPr>
            <w:rFonts w:ascii="Times New Roman" w:eastAsia="Times New Roman" w:hAnsi="Times New Roman" w:cs="Times New Roman"/>
          </w:rPr>
          <w:delText>Партнером</w:delText>
        </w:r>
      </w:del>
      <w:ins w:id="51" w:author="Дранишникова Анна Николаевна" w:date="2025-06-02T14:40:00Z">
        <w:r w:rsidR="00CB1C15">
          <w:rPr>
            <w:rFonts w:ascii="Times New Roman" w:eastAsia="Times New Roman" w:hAnsi="Times New Roman" w:cs="Times New Roman"/>
          </w:rPr>
          <w:t>Участником</w:t>
        </w:r>
      </w:ins>
      <w:r>
        <w:rPr>
          <w:rFonts w:ascii="Times New Roman" w:eastAsia="Times New Roman" w:hAnsi="Times New Roman" w:cs="Times New Roman"/>
        </w:rPr>
        <w:t xml:space="preserve"> по настоящему Договору, составляет</w:t>
      </w:r>
      <w:r w:rsidR="0008386B">
        <w:rPr>
          <w:rFonts w:ascii="Times New Roman" w:eastAsia="Times New Roman" w:hAnsi="Times New Roman" w:cs="Times New Roman"/>
          <w:bCs/>
        </w:rPr>
        <w:t xml:space="preserve"> </w:t>
      </w:r>
      <w:proofErr w:type="gramStart"/>
      <w:ins w:id="52" w:author="Козлова Ольга Александровна" w:date="2025-06-05T15:36:00Z">
        <w:r w:rsidR="00D476FA">
          <w:rPr>
            <w:rFonts w:ascii="Times New Roman" w:eastAsia="Times New Roman" w:hAnsi="Times New Roman" w:cs="Times New Roman"/>
            <w:bCs/>
          </w:rPr>
          <w:t>сумма</w:t>
        </w:r>
      </w:ins>
      <w:r w:rsidRPr="00DD1577">
        <w:rPr>
          <w:rFonts w:ascii="Times New Roman" w:eastAsia="Times New Roman" w:hAnsi="Times New Roman" w:cs="Times New Roman"/>
          <w:bCs/>
        </w:rPr>
        <w:t xml:space="preserve"> </w:t>
      </w:r>
      <w:r w:rsidR="00BF00FC">
        <w:rPr>
          <w:rFonts w:ascii="Times New Roman" w:eastAsia="Times New Roman" w:hAnsi="Times New Roman" w:cs="Times New Roman"/>
          <w:bCs/>
        </w:rPr>
        <w:t xml:space="preserve"> рублей</w:t>
      </w:r>
      <w:proofErr w:type="gramEnd"/>
      <w:r w:rsidR="00BF00FC">
        <w:rPr>
          <w:rFonts w:ascii="Times New Roman" w:eastAsia="Times New Roman" w:hAnsi="Times New Roman" w:cs="Times New Roman"/>
          <w:bCs/>
        </w:rPr>
        <w:t xml:space="preserve"> 00 копеек</w:t>
      </w:r>
      <w:r w:rsidRPr="00DD1577">
        <w:rPr>
          <w:rFonts w:ascii="Times New Roman" w:eastAsia="Times New Roman" w:hAnsi="Times New Roman" w:cs="Times New Roman"/>
          <w:bCs/>
        </w:rPr>
        <w:t>,</w:t>
      </w:r>
      <w:r>
        <w:rPr>
          <w:rFonts w:ascii="Times New Roman" w:eastAsia="Times New Roman" w:hAnsi="Times New Roman" w:cs="Times New Roman"/>
          <w:b/>
        </w:rPr>
        <w:t xml:space="preserve"> </w:t>
      </w:r>
      <w:r w:rsidR="00DD1577">
        <w:rPr>
          <w:rFonts w:ascii="Times New Roman" w:eastAsia="Times New Roman" w:hAnsi="Times New Roman" w:cs="Times New Roman"/>
          <w:bCs/>
        </w:rPr>
        <w:t xml:space="preserve">в том числе </w:t>
      </w:r>
      <w:r>
        <w:rPr>
          <w:rFonts w:ascii="Times New Roman" w:eastAsia="Times New Roman" w:hAnsi="Times New Roman" w:cs="Times New Roman"/>
        </w:rPr>
        <w:t>НДС</w:t>
      </w:r>
      <w:r w:rsidR="00DD1577">
        <w:rPr>
          <w:rFonts w:ascii="Times New Roman" w:eastAsia="Times New Roman" w:hAnsi="Times New Roman" w:cs="Times New Roman"/>
        </w:rPr>
        <w:t xml:space="preserve"> 7% </w:t>
      </w:r>
      <w:r w:rsidR="0008386B">
        <w:rPr>
          <w:rFonts w:ascii="Times New Roman" w:eastAsia="Times New Roman" w:hAnsi="Times New Roman" w:cs="Times New Roman"/>
        </w:rPr>
        <w:t>19 626</w:t>
      </w:r>
      <w:r w:rsidR="00DD1577">
        <w:rPr>
          <w:rFonts w:ascii="Times New Roman" w:eastAsia="Times New Roman" w:hAnsi="Times New Roman" w:cs="Times New Roman"/>
        </w:rPr>
        <w:t xml:space="preserve"> (</w:t>
      </w:r>
      <w:r w:rsidR="0008386B">
        <w:rPr>
          <w:rFonts w:ascii="Times New Roman" w:eastAsia="Times New Roman" w:hAnsi="Times New Roman" w:cs="Times New Roman"/>
        </w:rPr>
        <w:t>Девятнадцать тысяч шестьсот двадцать шесть</w:t>
      </w:r>
      <w:r w:rsidR="00DD1577">
        <w:rPr>
          <w:rFonts w:ascii="Times New Roman" w:eastAsia="Times New Roman" w:hAnsi="Times New Roman" w:cs="Times New Roman"/>
        </w:rPr>
        <w:t>) рубл</w:t>
      </w:r>
      <w:r w:rsidR="00DB0102">
        <w:rPr>
          <w:rFonts w:ascii="Times New Roman" w:eastAsia="Times New Roman" w:hAnsi="Times New Roman" w:cs="Times New Roman"/>
        </w:rPr>
        <w:t>ей</w:t>
      </w:r>
      <w:r w:rsidR="00DD1577">
        <w:rPr>
          <w:rFonts w:ascii="Times New Roman" w:eastAsia="Times New Roman" w:hAnsi="Times New Roman" w:cs="Times New Roman"/>
        </w:rPr>
        <w:t xml:space="preserve"> </w:t>
      </w:r>
      <w:r w:rsidR="0008386B">
        <w:rPr>
          <w:rFonts w:ascii="Times New Roman" w:eastAsia="Times New Roman" w:hAnsi="Times New Roman" w:cs="Times New Roman"/>
        </w:rPr>
        <w:t>17</w:t>
      </w:r>
      <w:r w:rsidR="00DD1577">
        <w:rPr>
          <w:rFonts w:ascii="Times New Roman" w:eastAsia="Times New Roman" w:hAnsi="Times New Roman" w:cs="Times New Roman"/>
        </w:rPr>
        <w:t xml:space="preserve"> копе</w:t>
      </w:r>
      <w:r w:rsidR="0008386B">
        <w:rPr>
          <w:rFonts w:ascii="Times New Roman" w:eastAsia="Times New Roman" w:hAnsi="Times New Roman" w:cs="Times New Roman"/>
        </w:rPr>
        <w:t>е</w:t>
      </w:r>
      <w:r w:rsidR="00DD1577">
        <w:rPr>
          <w:rFonts w:ascii="Times New Roman" w:eastAsia="Times New Roman" w:hAnsi="Times New Roman" w:cs="Times New Roman"/>
        </w:rPr>
        <w:t>к.</w:t>
      </w:r>
      <w:r>
        <w:rPr>
          <w:rFonts w:ascii="Times New Roman" w:eastAsia="Times New Roman" w:hAnsi="Times New Roman" w:cs="Times New Roman"/>
        </w:rPr>
        <w:t xml:space="preserve"> </w:t>
      </w:r>
      <w:ins w:id="53" w:author="Дранишникова Анна Николаевна" w:date="2025-06-02T14:41:00Z">
        <w:r w:rsidR="00CB1C15">
          <w:rPr>
            <w:rFonts w:ascii="Times New Roman" w:eastAsia="Times New Roman" w:hAnsi="Times New Roman" w:cs="Times New Roman"/>
          </w:rPr>
          <w:t xml:space="preserve">Участник перечисляет указанную денежную </w:t>
        </w:r>
        <w:proofErr w:type="gramStart"/>
        <w:r w:rsidR="00CB1C15">
          <w:rPr>
            <w:rFonts w:ascii="Times New Roman" w:eastAsia="Times New Roman" w:hAnsi="Times New Roman" w:cs="Times New Roman"/>
          </w:rPr>
          <w:t>сумму  в</w:t>
        </w:r>
        <w:proofErr w:type="gramEnd"/>
        <w:r w:rsidR="00CB1C15">
          <w:rPr>
            <w:rFonts w:ascii="Times New Roman" w:eastAsia="Times New Roman" w:hAnsi="Times New Roman" w:cs="Times New Roman"/>
          </w:rPr>
          <w:t xml:space="preserve"> безналичном порядке на расчетный счет Организатора не позднее ___</w:t>
        </w:r>
      </w:ins>
    </w:p>
    <w:p w14:paraId="1C8BBC2B" w14:textId="5B434CDC" w:rsidR="00711975" w:rsidDel="00CB1C15" w:rsidRDefault="00C06422">
      <w:pPr>
        <w:pStyle w:val="af3"/>
        <w:widowControl w:val="0"/>
        <w:numPr>
          <w:ilvl w:val="1"/>
          <w:numId w:val="3"/>
        </w:numPr>
        <w:spacing w:after="0"/>
        <w:ind w:left="0" w:firstLine="556"/>
        <w:jc w:val="both"/>
        <w:rPr>
          <w:del w:id="54" w:author="Дранишникова Анна Николаевна" w:date="2025-06-02T14:42:00Z"/>
          <w:rFonts w:ascii="Times New Roman" w:eastAsia="Times New Roman" w:hAnsi="Times New Roman" w:cs="Times New Roman"/>
          <w:color w:val="3C453C"/>
        </w:rPr>
      </w:pPr>
      <w:del w:id="55" w:author="Дранишникова Анна Николаевна" w:date="2025-06-02T14:42:00Z">
        <w:r w:rsidDel="00CB1C15">
          <w:rPr>
            <w:rFonts w:ascii="Times New Roman" w:eastAsia="Times New Roman" w:hAnsi="Times New Roman" w:cs="Times New Roman"/>
          </w:rPr>
          <w:delText>Перечень услуг, предоставляемых Организатором, указан в Приложении № 1, которое является неотъемлемой частью настоящего Договора.</w:delText>
        </w:r>
      </w:del>
    </w:p>
    <w:p w14:paraId="37BE88DA" w14:textId="3FE86F1C" w:rsidR="00711975" w:rsidDel="00CB1C15" w:rsidRDefault="00711975">
      <w:pPr>
        <w:pStyle w:val="af3"/>
        <w:widowControl w:val="0"/>
        <w:spacing w:after="0"/>
        <w:ind w:left="556"/>
        <w:jc w:val="both"/>
        <w:rPr>
          <w:del w:id="56" w:author="Дранишникова Анна Николаевна" w:date="2025-06-02T14:42:00Z"/>
          <w:rFonts w:ascii="Times New Roman" w:eastAsia="Times New Roman" w:hAnsi="Times New Roman" w:cs="Times New Roman"/>
          <w:color w:val="3C453C"/>
        </w:rPr>
      </w:pPr>
    </w:p>
    <w:p w14:paraId="2394D4C2" w14:textId="77777777" w:rsidR="00711975" w:rsidRDefault="00C06422">
      <w:pPr>
        <w:pStyle w:val="af3"/>
        <w:widowControl w:val="0"/>
        <w:numPr>
          <w:ilvl w:val="0"/>
          <w:numId w:val="6"/>
        </w:numPr>
        <w:spacing w:after="0"/>
        <w:jc w:val="center"/>
        <w:rPr>
          <w:rFonts w:ascii="Times New Roman" w:eastAsia="Times New Roman" w:hAnsi="Times New Roman" w:cs="Times New Roman"/>
          <w:color w:val="3C453C"/>
        </w:rPr>
      </w:pPr>
      <w:r>
        <w:rPr>
          <w:rFonts w:ascii="Times New Roman" w:eastAsia="Times New Roman" w:hAnsi="Times New Roman" w:cs="Times New Roman"/>
        </w:rPr>
        <w:t>ПРАВА И ОБЯЗАННОСТИ СТОРОН</w:t>
      </w:r>
    </w:p>
    <w:p w14:paraId="1FB2EDD8" w14:textId="77777777" w:rsidR="00711975" w:rsidRDefault="00C06422">
      <w:pPr>
        <w:pStyle w:val="af3"/>
        <w:widowControl w:val="0"/>
        <w:numPr>
          <w:ilvl w:val="1"/>
          <w:numId w:val="9"/>
        </w:numPr>
        <w:spacing w:after="0"/>
        <w:ind w:hanging="153"/>
        <w:jc w:val="both"/>
        <w:rPr>
          <w:rFonts w:ascii="Times New Roman" w:eastAsia="Times New Roman" w:hAnsi="Times New Roman" w:cs="Times New Roman"/>
          <w:color w:val="3C453C"/>
        </w:rPr>
      </w:pPr>
      <w:r>
        <w:rPr>
          <w:rFonts w:ascii="Times New Roman" w:eastAsia="Times New Roman" w:hAnsi="Times New Roman" w:cs="Times New Roman"/>
        </w:rPr>
        <w:t>Права и обязанности Организатора</w:t>
      </w:r>
    </w:p>
    <w:p w14:paraId="2E5B495E" w14:textId="77777777" w:rsidR="00711975" w:rsidRDefault="00C06422">
      <w:pPr>
        <w:pStyle w:val="af3"/>
        <w:widowControl w:val="0"/>
        <w:numPr>
          <w:ilvl w:val="2"/>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lastRenderedPageBreak/>
        <w:t>Обеспечить подготовку и проведение Мероприятия;</w:t>
      </w:r>
    </w:p>
    <w:p w14:paraId="7F1A6313" w14:textId="6F868C53" w:rsidR="00711975" w:rsidRDefault="00C06422">
      <w:pPr>
        <w:pStyle w:val="af3"/>
        <w:widowControl w:val="0"/>
        <w:numPr>
          <w:ilvl w:val="2"/>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 xml:space="preserve">Организатор обязуется предоставить </w:t>
      </w:r>
      <w:del w:id="57" w:author="Дранишникова Анна Николаевна" w:date="2025-06-02T14:42:00Z">
        <w:r w:rsidDel="00CB1C15">
          <w:rPr>
            <w:rFonts w:ascii="Times New Roman" w:eastAsia="Times New Roman" w:hAnsi="Times New Roman" w:cs="Times New Roman"/>
          </w:rPr>
          <w:delText>Партнер</w:delText>
        </w:r>
      </w:del>
      <w:ins w:id="58" w:author="Дранишникова Анна Николаевна" w:date="2025-06-02T14:42:00Z">
        <w:r w:rsidR="00CB1C15">
          <w:rPr>
            <w:rFonts w:ascii="Times New Roman" w:eastAsia="Times New Roman" w:hAnsi="Times New Roman" w:cs="Times New Roman"/>
          </w:rPr>
          <w:t>Участник</w:t>
        </w:r>
      </w:ins>
      <w:r>
        <w:rPr>
          <w:rFonts w:ascii="Times New Roman" w:eastAsia="Times New Roman" w:hAnsi="Times New Roman" w:cs="Times New Roman"/>
        </w:rPr>
        <w:t>у все услуги, указанные в настоящем Договоре.</w:t>
      </w:r>
    </w:p>
    <w:p w14:paraId="3257DE7E" w14:textId="540C7AFF" w:rsidR="00711975" w:rsidRDefault="00C06422">
      <w:pPr>
        <w:pStyle w:val="af3"/>
        <w:widowControl w:val="0"/>
        <w:numPr>
          <w:ilvl w:val="2"/>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 xml:space="preserve">Организатор обязуется согласовывать с </w:t>
      </w:r>
      <w:del w:id="59" w:author="Дранишникова Анна Николаевна" w:date="2025-06-02T14:42:00Z">
        <w:r w:rsidDel="00CB1C15">
          <w:rPr>
            <w:rFonts w:ascii="Times New Roman" w:eastAsia="Times New Roman" w:hAnsi="Times New Roman" w:cs="Times New Roman"/>
          </w:rPr>
          <w:delText>Партнер</w:delText>
        </w:r>
      </w:del>
      <w:ins w:id="60" w:author="Дранишникова Анна Николаевна" w:date="2025-06-02T14:42:00Z">
        <w:r w:rsidR="00CB1C15">
          <w:rPr>
            <w:rFonts w:ascii="Times New Roman" w:eastAsia="Times New Roman" w:hAnsi="Times New Roman" w:cs="Times New Roman"/>
          </w:rPr>
          <w:t>Участник</w:t>
        </w:r>
      </w:ins>
      <w:r>
        <w:rPr>
          <w:rFonts w:ascii="Times New Roman" w:eastAsia="Times New Roman" w:hAnsi="Times New Roman" w:cs="Times New Roman"/>
        </w:rPr>
        <w:t xml:space="preserve">ом вопросы использования логотипа </w:t>
      </w:r>
      <w:del w:id="61" w:author="Дранишникова Анна Николаевна" w:date="2025-06-02T14:42:00Z">
        <w:r w:rsidDel="00CB1C15">
          <w:rPr>
            <w:rFonts w:ascii="Times New Roman" w:eastAsia="Times New Roman" w:hAnsi="Times New Roman" w:cs="Times New Roman"/>
          </w:rPr>
          <w:delText>Партнер</w:delText>
        </w:r>
      </w:del>
      <w:ins w:id="62" w:author="Дранишникова Анна Николаевна" w:date="2025-06-02T14:42:00Z">
        <w:r w:rsidR="00CB1C15">
          <w:rPr>
            <w:rFonts w:ascii="Times New Roman" w:eastAsia="Times New Roman" w:hAnsi="Times New Roman" w:cs="Times New Roman"/>
          </w:rPr>
          <w:t>Участник</w:t>
        </w:r>
      </w:ins>
      <w:r>
        <w:rPr>
          <w:rFonts w:ascii="Times New Roman" w:eastAsia="Times New Roman" w:hAnsi="Times New Roman" w:cs="Times New Roman"/>
        </w:rPr>
        <w:t xml:space="preserve">а и иных принадлежащих </w:t>
      </w:r>
      <w:del w:id="63" w:author="Дранишникова Анна Николаевна" w:date="2025-06-02T14:42:00Z">
        <w:r w:rsidDel="00CB1C15">
          <w:rPr>
            <w:rFonts w:ascii="Times New Roman" w:eastAsia="Times New Roman" w:hAnsi="Times New Roman" w:cs="Times New Roman"/>
          </w:rPr>
          <w:delText>Партнер</w:delText>
        </w:r>
      </w:del>
      <w:ins w:id="64" w:author="Дранишникова Анна Николаевна" w:date="2025-06-02T14:42:00Z">
        <w:r w:rsidR="00CB1C15">
          <w:rPr>
            <w:rFonts w:ascii="Times New Roman" w:eastAsia="Times New Roman" w:hAnsi="Times New Roman" w:cs="Times New Roman"/>
          </w:rPr>
          <w:t>Участник</w:t>
        </w:r>
      </w:ins>
      <w:r>
        <w:rPr>
          <w:rFonts w:ascii="Times New Roman" w:eastAsia="Times New Roman" w:hAnsi="Times New Roman" w:cs="Times New Roman"/>
        </w:rPr>
        <w:t>у средств индивидуализации.</w:t>
      </w:r>
    </w:p>
    <w:p w14:paraId="6FFF54B9" w14:textId="579230EF" w:rsidR="00711975" w:rsidRDefault="00C06422">
      <w:pPr>
        <w:pStyle w:val="af3"/>
        <w:widowControl w:val="0"/>
        <w:numPr>
          <w:ilvl w:val="2"/>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 xml:space="preserve">Организатор не несет ответственности за содержание информационных и рекламных материалов </w:t>
      </w:r>
      <w:del w:id="65" w:author="Дранишникова Анна Николаевна" w:date="2025-06-02T14:43:00Z">
        <w:r w:rsidDel="00CB1C15">
          <w:rPr>
            <w:rFonts w:ascii="Times New Roman" w:eastAsia="Times New Roman" w:hAnsi="Times New Roman" w:cs="Times New Roman"/>
          </w:rPr>
          <w:delText>Партнер</w:delText>
        </w:r>
      </w:del>
      <w:ins w:id="66" w:author="Дранишникова Анна Николаевна" w:date="2025-06-02T14:43:00Z">
        <w:r w:rsidR="00CB1C15">
          <w:rPr>
            <w:rFonts w:ascii="Times New Roman" w:eastAsia="Times New Roman" w:hAnsi="Times New Roman" w:cs="Times New Roman"/>
          </w:rPr>
          <w:t>Участник</w:t>
        </w:r>
      </w:ins>
      <w:r>
        <w:rPr>
          <w:rFonts w:ascii="Times New Roman" w:eastAsia="Times New Roman" w:hAnsi="Times New Roman" w:cs="Times New Roman"/>
        </w:rPr>
        <w:t>а.</w:t>
      </w:r>
    </w:p>
    <w:p w14:paraId="31622BF4" w14:textId="77777777" w:rsidR="00711975" w:rsidRDefault="00C06422">
      <w:pPr>
        <w:pStyle w:val="af3"/>
        <w:widowControl w:val="0"/>
        <w:numPr>
          <w:ilvl w:val="2"/>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Организатор обязуется при организации и проведении Мероприятия предпринимать меры, направленные на обеспечение соблюдения рекомендаций Роспотребнадзора по организации конгрессной и выставочной деятельности в России.</w:t>
      </w:r>
    </w:p>
    <w:p w14:paraId="1E3CF51A" w14:textId="27267B97" w:rsidR="00711975" w:rsidRDefault="00C06422">
      <w:pPr>
        <w:pStyle w:val="af3"/>
        <w:widowControl w:val="0"/>
        <w:numPr>
          <w:ilvl w:val="2"/>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 xml:space="preserve">Организатор вправе не допустить до участия или прекратить участие в Мероприятии лиц (включая представителей </w:t>
      </w:r>
      <w:del w:id="67" w:author="Дранишникова Анна Николаевна" w:date="2025-06-02T14:43:00Z">
        <w:r w:rsidDel="00CB1C15">
          <w:rPr>
            <w:rFonts w:ascii="Times New Roman" w:eastAsia="Times New Roman" w:hAnsi="Times New Roman" w:cs="Times New Roman"/>
          </w:rPr>
          <w:delText>Партнер</w:delText>
        </w:r>
      </w:del>
      <w:ins w:id="68" w:author="Дранишникова Анна Николаевна" w:date="2025-06-02T14:43:00Z">
        <w:r w:rsidR="00CB1C15">
          <w:rPr>
            <w:rFonts w:ascii="Times New Roman" w:eastAsia="Times New Roman" w:hAnsi="Times New Roman" w:cs="Times New Roman"/>
          </w:rPr>
          <w:t>Участник</w:t>
        </w:r>
      </w:ins>
      <w:r>
        <w:rPr>
          <w:rFonts w:ascii="Times New Roman" w:eastAsia="Times New Roman" w:hAnsi="Times New Roman" w:cs="Times New Roman"/>
        </w:rPr>
        <w:t>а), у которых были выявлены признаки респираторных заболеваний, при этом услуги по Договору будут считаться оказанными.</w:t>
      </w:r>
    </w:p>
    <w:p w14:paraId="2393A889" w14:textId="0BC648C0" w:rsidR="00711975" w:rsidRDefault="00C06422">
      <w:pPr>
        <w:pStyle w:val="af3"/>
        <w:widowControl w:val="0"/>
        <w:numPr>
          <w:ilvl w:val="1"/>
          <w:numId w:val="9"/>
        </w:numPr>
        <w:spacing w:after="0"/>
        <w:ind w:hanging="153"/>
        <w:jc w:val="both"/>
        <w:rPr>
          <w:rFonts w:ascii="Times New Roman" w:eastAsia="Times New Roman" w:hAnsi="Times New Roman" w:cs="Times New Roman"/>
        </w:rPr>
      </w:pPr>
      <w:r>
        <w:rPr>
          <w:rFonts w:ascii="Times New Roman" w:eastAsia="Times New Roman" w:hAnsi="Times New Roman" w:cs="Times New Roman"/>
        </w:rPr>
        <w:t xml:space="preserve">Права и обязанности </w:t>
      </w:r>
      <w:del w:id="69" w:author="Дранишникова Анна Николаевна" w:date="2025-06-02T14:43:00Z">
        <w:r w:rsidDel="00CB1C15">
          <w:rPr>
            <w:rFonts w:ascii="Times New Roman" w:eastAsia="Times New Roman" w:hAnsi="Times New Roman" w:cs="Times New Roman"/>
          </w:rPr>
          <w:delText>Партнер</w:delText>
        </w:r>
      </w:del>
      <w:ins w:id="70" w:author="Дранишникова Анна Николаевна" w:date="2025-06-02T14:43:00Z">
        <w:r w:rsidR="00CB1C15">
          <w:rPr>
            <w:rFonts w:ascii="Times New Roman" w:eastAsia="Times New Roman" w:hAnsi="Times New Roman" w:cs="Times New Roman"/>
          </w:rPr>
          <w:t>Участник</w:t>
        </w:r>
      </w:ins>
      <w:r>
        <w:rPr>
          <w:rFonts w:ascii="Times New Roman" w:eastAsia="Times New Roman" w:hAnsi="Times New Roman" w:cs="Times New Roman"/>
        </w:rPr>
        <w:t>а</w:t>
      </w:r>
    </w:p>
    <w:p w14:paraId="72B54B2F" w14:textId="764CD3BB" w:rsidR="00711975" w:rsidRDefault="00C06422">
      <w:pPr>
        <w:pStyle w:val="af3"/>
        <w:widowControl w:val="0"/>
        <w:numPr>
          <w:ilvl w:val="2"/>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 xml:space="preserve">Партнер обязуется оплатить </w:t>
      </w:r>
      <w:del w:id="71" w:author="Дранишникова Анна Николаевна" w:date="2025-06-02T14:43:00Z">
        <w:r w:rsidDel="00CB1C15">
          <w:rPr>
            <w:rFonts w:ascii="Times New Roman" w:eastAsia="Times New Roman" w:hAnsi="Times New Roman" w:cs="Times New Roman"/>
          </w:rPr>
          <w:delText>спонсорский взнос</w:delText>
        </w:r>
      </w:del>
      <w:ins w:id="72" w:author="Дранишникова Анна Николаевна" w:date="2025-06-02T14:43:00Z">
        <w:r w:rsidR="00CB1C15">
          <w:rPr>
            <w:rFonts w:ascii="Times New Roman" w:eastAsia="Times New Roman" w:hAnsi="Times New Roman" w:cs="Times New Roman"/>
          </w:rPr>
          <w:t xml:space="preserve"> услуги</w:t>
        </w:r>
      </w:ins>
      <w:ins w:id="73" w:author="Дранишникова Анна Николаевна" w:date="2025-06-02T14:44:00Z">
        <w:r w:rsidR="00CB1C15">
          <w:rPr>
            <w:rFonts w:ascii="Times New Roman" w:eastAsia="Times New Roman" w:hAnsi="Times New Roman" w:cs="Times New Roman"/>
          </w:rPr>
          <w:t xml:space="preserve"> по настоящему Договору</w:t>
        </w:r>
      </w:ins>
      <w:del w:id="74" w:author="Дранишникова Анна Николаевна" w:date="2025-06-02T14:44:00Z">
        <w:r w:rsidDel="00CB1C15">
          <w:rPr>
            <w:rFonts w:ascii="Times New Roman" w:eastAsia="Times New Roman" w:hAnsi="Times New Roman" w:cs="Times New Roman"/>
          </w:rPr>
          <w:delText>, указанный в пункте 2.1. Договора</w:delText>
        </w:r>
      </w:del>
      <w:r>
        <w:rPr>
          <w:rFonts w:ascii="Times New Roman" w:eastAsia="Times New Roman" w:hAnsi="Times New Roman" w:cs="Times New Roman"/>
        </w:rPr>
        <w:t xml:space="preserve">, в срок не </w:t>
      </w:r>
      <w:proofErr w:type="spellStart"/>
      <w:r>
        <w:rPr>
          <w:rFonts w:ascii="Times New Roman" w:eastAsia="Times New Roman" w:hAnsi="Times New Roman" w:cs="Times New Roman"/>
        </w:rPr>
        <w:t>позднее</w:t>
      </w:r>
      <w:del w:id="75" w:author="Козлова Ольга Александровна" w:date="2025-06-05T15:37:00Z">
        <w:r w:rsidDel="00D476FA">
          <w:rPr>
            <w:rFonts w:ascii="Times New Roman" w:eastAsia="Times New Roman" w:hAnsi="Times New Roman" w:cs="Times New Roman"/>
          </w:rPr>
          <w:delText xml:space="preserve"> </w:delText>
        </w:r>
      </w:del>
      <w:del w:id="76" w:author="Дранишникова Анна Николаевна" w:date="2025-06-02T14:46:00Z">
        <w:r w:rsidR="0008386B" w:rsidDel="00686FCF">
          <w:rPr>
            <w:rFonts w:ascii="Times New Roman" w:eastAsia="Times New Roman" w:hAnsi="Times New Roman" w:cs="Times New Roman"/>
            <w:b/>
          </w:rPr>
          <w:delText>16</w:delText>
        </w:r>
        <w:r w:rsidDel="00686FCF">
          <w:rPr>
            <w:rFonts w:ascii="Times New Roman" w:eastAsia="Times New Roman" w:hAnsi="Times New Roman" w:cs="Times New Roman"/>
            <w:b/>
          </w:rPr>
          <w:delText xml:space="preserve"> </w:delText>
        </w:r>
        <w:r w:rsidR="0008386B" w:rsidDel="00686FCF">
          <w:rPr>
            <w:rFonts w:ascii="Times New Roman" w:eastAsia="Times New Roman" w:hAnsi="Times New Roman" w:cs="Times New Roman"/>
            <w:b/>
          </w:rPr>
          <w:delText>мая</w:delText>
        </w:r>
      </w:del>
      <w:ins w:id="77" w:author="Козлова Ольга Александровна" w:date="2025-06-05T15:37:00Z">
        <w:r w:rsidR="00D476FA">
          <w:rPr>
            <w:rFonts w:ascii="Times New Roman" w:eastAsia="Times New Roman" w:hAnsi="Times New Roman" w:cs="Times New Roman"/>
            <w:b/>
          </w:rPr>
          <w:t>дата</w:t>
        </w:r>
      </w:ins>
      <w:proofErr w:type="spellEnd"/>
      <w:r>
        <w:rPr>
          <w:rFonts w:ascii="Times New Roman" w:eastAsia="Times New Roman" w:hAnsi="Times New Roman" w:cs="Times New Roman"/>
        </w:rPr>
        <w:t xml:space="preserve">. </w:t>
      </w:r>
      <w:del w:id="78" w:author="Дранишникова Анна Николаевна" w:date="2025-06-02T14:44:00Z">
        <w:r w:rsidDel="00686FCF">
          <w:rPr>
            <w:rFonts w:ascii="Times New Roman" w:eastAsia="Times New Roman" w:hAnsi="Times New Roman" w:cs="Times New Roman"/>
          </w:rPr>
          <w:delText>Оплата спонсорского взноса производится путем перечисления денежных средств на расчетный счет Организатора.</w:delText>
        </w:r>
      </w:del>
    </w:p>
    <w:p w14:paraId="30124BDA" w14:textId="3232874B" w:rsidR="00711975" w:rsidRDefault="00C06422">
      <w:pPr>
        <w:pStyle w:val="af3"/>
        <w:widowControl w:val="0"/>
        <w:numPr>
          <w:ilvl w:val="2"/>
          <w:numId w:val="9"/>
        </w:numPr>
        <w:spacing w:after="0"/>
        <w:ind w:left="0" w:firstLine="567"/>
        <w:jc w:val="both"/>
        <w:rPr>
          <w:rFonts w:ascii="Times New Roman" w:eastAsia="Times New Roman" w:hAnsi="Times New Roman" w:cs="Times New Roman"/>
        </w:rPr>
      </w:pPr>
      <w:del w:id="79" w:author="Дранишникова Анна Николаевна" w:date="2025-06-02T14:44:00Z">
        <w:r w:rsidDel="00686FCF">
          <w:rPr>
            <w:rFonts w:ascii="Times New Roman" w:eastAsia="Times New Roman" w:hAnsi="Times New Roman" w:cs="Times New Roman"/>
          </w:rPr>
          <w:delText>Партнер</w:delText>
        </w:r>
      </w:del>
      <w:ins w:id="80" w:author="Дранишникова Анна Николаевна" w:date="2025-06-02T14:44:00Z">
        <w:r w:rsidR="00686FCF">
          <w:rPr>
            <w:rFonts w:ascii="Times New Roman" w:eastAsia="Times New Roman" w:hAnsi="Times New Roman" w:cs="Times New Roman"/>
          </w:rPr>
          <w:t>Участник</w:t>
        </w:r>
      </w:ins>
      <w:r>
        <w:rPr>
          <w:rFonts w:ascii="Times New Roman" w:eastAsia="Times New Roman" w:hAnsi="Times New Roman" w:cs="Times New Roman"/>
        </w:rPr>
        <w:t xml:space="preserve"> имеет право распространять в СМИ информацию о своем участии в Мероприятии</w:t>
      </w:r>
      <w:del w:id="81" w:author="Дранишникова Анна Николаевна" w:date="2025-06-02T14:44:00Z">
        <w:r w:rsidDel="00686FCF">
          <w:rPr>
            <w:rFonts w:ascii="Times New Roman" w:eastAsia="Times New Roman" w:hAnsi="Times New Roman" w:cs="Times New Roman"/>
          </w:rPr>
          <w:delText xml:space="preserve"> и статусе спонсора</w:delText>
        </w:r>
      </w:del>
      <w:r>
        <w:rPr>
          <w:rFonts w:ascii="Times New Roman" w:eastAsia="Times New Roman" w:hAnsi="Times New Roman" w:cs="Times New Roman"/>
        </w:rPr>
        <w:t xml:space="preserve"> данного Мероприятия.</w:t>
      </w:r>
    </w:p>
    <w:p w14:paraId="48F4B4C0" w14:textId="51441678" w:rsidR="00711975" w:rsidRDefault="00C06422">
      <w:pPr>
        <w:pStyle w:val="af3"/>
        <w:widowControl w:val="0"/>
        <w:numPr>
          <w:ilvl w:val="2"/>
          <w:numId w:val="9"/>
        </w:numPr>
        <w:spacing w:after="0"/>
        <w:ind w:left="0" w:firstLine="567"/>
        <w:jc w:val="both"/>
        <w:rPr>
          <w:rFonts w:ascii="Times New Roman" w:eastAsia="Times New Roman" w:hAnsi="Times New Roman" w:cs="Times New Roman"/>
          <w:color w:val="3C453C"/>
        </w:rPr>
      </w:pPr>
      <w:del w:id="82" w:author="Дранишникова Анна Николаевна" w:date="2025-06-02T14:45:00Z">
        <w:r w:rsidDel="00686FCF">
          <w:rPr>
            <w:rFonts w:ascii="Times New Roman" w:eastAsia="Times New Roman" w:hAnsi="Times New Roman" w:cs="Times New Roman"/>
          </w:rPr>
          <w:delText>Партнер</w:delText>
        </w:r>
      </w:del>
      <w:ins w:id="83" w:author="Дранишникова Анна Николаевна" w:date="2025-06-02T14:45:00Z">
        <w:r w:rsidR="00686FCF">
          <w:rPr>
            <w:rFonts w:ascii="Times New Roman" w:eastAsia="Times New Roman" w:hAnsi="Times New Roman" w:cs="Times New Roman"/>
          </w:rPr>
          <w:t>Участник</w:t>
        </w:r>
      </w:ins>
      <w:r>
        <w:rPr>
          <w:rFonts w:ascii="Times New Roman" w:eastAsia="Times New Roman" w:hAnsi="Times New Roman" w:cs="Times New Roman"/>
        </w:rPr>
        <w:t xml:space="preserve"> обязуется по запросу Организатора своевременно предоставлять информацию, графические и иные материалы, необходимые Организатору для исполнения своих обязательств по настоящему Договору. Непредставление (несвоевременное представление) </w:t>
      </w:r>
      <w:del w:id="84" w:author="Дранишникова Анна Николаевна" w:date="2025-06-02T14:45:00Z">
        <w:r w:rsidDel="00686FCF">
          <w:rPr>
            <w:rFonts w:ascii="Times New Roman" w:eastAsia="Times New Roman" w:hAnsi="Times New Roman" w:cs="Times New Roman"/>
          </w:rPr>
          <w:delText>Партнер</w:delText>
        </w:r>
      </w:del>
      <w:ins w:id="85" w:author="Дранишникова Анна Николаевна" w:date="2025-06-02T14:45:00Z">
        <w:r w:rsidR="00686FCF">
          <w:rPr>
            <w:rFonts w:ascii="Times New Roman" w:eastAsia="Times New Roman" w:hAnsi="Times New Roman" w:cs="Times New Roman"/>
          </w:rPr>
          <w:t>Участник</w:t>
        </w:r>
      </w:ins>
      <w:r>
        <w:rPr>
          <w:rFonts w:ascii="Times New Roman" w:eastAsia="Times New Roman" w:hAnsi="Times New Roman" w:cs="Times New Roman"/>
        </w:rPr>
        <w:t xml:space="preserve">ом информации, графических и иные материалов, необходимых Организатору для оказания услуг, освобождает Организатора от ответственности за их неоказание.   </w:t>
      </w:r>
      <w:r>
        <w:rPr>
          <w:rFonts w:ascii="Times New Roman" w:eastAsia="Times New Roman" w:hAnsi="Times New Roman" w:cs="Times New Roman"/>
          <w:lang w:val="en-US"/>
        </w:rPr>
        <w:t> </w:t>
      </w:r>
    </w:p>
    <w:p w14:paraId="6EC6F952" w14:textId="142253B3" w:rsidR="00711975" w:rsidRDefault="00C06422">
      <w:pPr>
        <w:pStyle w:val="af3"/>
        <w:widowControl w:val="0"/>
        <w:numPr>
          <w:ilvl w:val="2"/>
          <w:numId w:val="9"/>
        </w:numPr>
        <w:spacing w:after="0"/>
        <w:ind w:left="0" w:firstLine="567"/>
        <w:jc w:val="both"/>
        <w:rPr>
          <w:rFonts w:ascii="Times New Roman" w:eastAsia="Times New Roman" w:hAnsi="Times New Roman" w:cs="Times New Roman"/>
          <w:color w:val="3C453C"/>
        </w:rPr>
      </w:pPr>
      <w:r>
        <w:rPr>
          <w:rFonts w:ascii="Times New Roman" w:eastAsia="Times New Roman" w:hAnsi="Times New Roman" w:cs="Times New Roman"/>
        </w:rPr>
        <w:t xml:space="preserve">При предоставлении Организатору данных своих представителей </w:t>
      </w:r>
      <w:del w:id="86" w:author="Дранишникова Анна Николаевна" w:date="2025-06-02T14:45:00Z">
        <w:r w:rsidDel="00686FCF">
          <w:rPr>
            <w:rFonts w:ascii="Times New Roman" w:eastAsia="Times New Roman" w:hAnsi="Times New Roman" w:cs="Times New Roman"/>
          </w:rPr>
          <w:delText>Партнер</w:delText>
        </w:r>
      </w:del>
      <w:ins w:id="87" w:author="Дранишникова Анна Николаевна" w:date="2025-06-02T14:45:00Z">
        <w:r w:rsidR="00686FCF">
          <w:rPr>
            <w:rFonts w:ascii="Times New Roman" w:eastAsia="Times New Roman" w:hAnsi="Times New Roman" w:cs="Times New Roman"/>
          </w:rPr>
          <w:t>Участник</w:t>
        </w:r>
      </w:ins>
      <w:r>
        <w:rPr>
          <w:rFonts w:ascii="Times New Roman" w:eastAsia="Times New Roman" w:hAnsi="Times New Roman" w:cs="Times New Roman"/>
        </w:rPr>
        <w:t xml:space="preserve"> обязан обеспечить соблюдение требований законодательства о персональных данных, в том числе получить у них соответствующее согласие.</w:t>
      </w:r>
    </w:p>
    <w:p w14:paraId="6257BB3E" w14:textId="77777777" w:rsidR="00711975" w:rsidRDefault="00711975">
      <w:pPr>
        <w:pStyle w:val="af3"/>
        <w:widowControl w:val="0"/>
        <w:spacing w:after="0"/>
        <w:ind w:left="567"/>
        <w:jc w:val="both"/>
        <w:rPr>
          <w:rFonts w:ascii="Times New Roman" w:eastAsia="Times New Roman" w:hAnsi="Times New Roman" w:cs="Times New Roman"/>
          <w:color w:val="3C453C"/>
        </w:rPr>
      </w:pPr>
    </w:p>
    <w:p w14:paraId="5AB72E7C" w14:textId="77777777" w:rsidR="00711975" w:rsidRDefault="00C06422">
      <w:pPr>
        <w:pStyle w:val="af3"/>
        <w:widowControl w:val="0"/>
        <w:numPr>
          <w:ilvl w:val="0"/>
          <w:numId w:val="9"/>
        </w:numPr>
        <w:spacing w:after="0"/>
        <w:jc w:val="center"/>
        <w:rPr>
          <w:rFonts w:ascii="Times New Roman" w:eastAsia="Times New Roman" w:hAnsi="Times New Roman" w:cs="Times New Roman"/>
        </w:rPr>
      </w:pPr>
      <w:r>
        <w:rPr>
          <w:rFonts w:ascii="Times New Roman" w:eastAsia="Times New Roman" w:hAnsi="Times New Roman" w:cs="Times New Roman"/>
        </w:rPr>
        <w:t>СДАЧА-ПРИЕМКА ОКАЗАННЫХ УСЛУГ</w:t>
      </w:r>
    </w:p>
    <w:p w14:paraId="407F39A4" w14:textId="77777777"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По факту оказания услуг Стороны подписывают универсальный передаточный документ (далее – «УПД»).</w:t>
      </w:r>
    </w:p>
    <w:p w14:paraId="6BD32650" w14:textId="745D9B91"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 xml:space="preserve">Организатор направляет </w:t>
      </w:r>
      <w:del w:id="88" w:author="Дранишникова Анна Николаевна" w:date="2025-06-02T14:45:00Z">
        <w:r w:rsidDel="00686FCF">
          <w:rPr>
            <w:rFonts w:ascii="Times New Roman" w:eastAsia="Times New Roman" w:hAnsi="Times New Roman" w:cs="Times New Roman"/>
          </w:rPr>
          <w:delText>Партнер</w:delText>
        </w:r>
      </w:del>
      <w:ins w:id="89" w:author="Дранишникова Анна Николаевна" w:date="2025-06-02T14:45:00Z">
        <w:r w:rsidR="00686FCF">
          <w:rPr>
            <w:rFonts w:ascii="Times New Roman" w:eastAsia="Times New Roman" w:hAnsi="Times New Roman" w:cs="Times New Roman"/>
          </w:rPr>
          <w:t>Участник</w:t>
        </w:r>
      </w:ins>
      <w:r>
        <w:rPr>
          <w:rFonts w:ascii="Times New Roman" w:eastAsia="Times New Roman" w:hAnsi="Times New Roman" w:cs="Times New Roman"/>
        </w:rPr>
        <w:t>у 2 (два) оригинала УПД, подписанных Организатором и заверенных его печатью, не позднее 5 (Пяти) рабочих дней после окончания Мероприятия.</w:t>
      </w:r>
    </w:p>
    <w:p w14:paraId="1E71ADD2" w14:textId="24F805C2"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del w:id="90" w:author="Дранишникова Анна Николаевна" w:date="2025-06-02T14:45:00Z">
        <w:r w:rsidDel="00686FCF">
          <w:rPr>
            <w:rFonts w:ascii="Times New Roman" w:eastAsia="Times New Roman" w:hAnsi="Times New Roman" w:cs="Times New Roman"/>
          </w:rPr>
          <w:delText>Партнер</w:delText>
        </w:r>
      </w:del>
      <w:ins w:id="91" w:author="Дранишникова Анна Николаевна" w:date="2025-06-02T14:45:00Z">
        <w:r w:rsidR="00686FCF">
          <w:rPr>
            <w:rFonts w:ascii="Times New Roman" w:eastAsia="Times New Roman" w:hAnsi="Times New Roman" w:cs="Times New Roman"/>
          </w:rPr>
          <w:t>Участник</w:t>
        </w:r>
      </w:ins>
      <w:r>
        <w:rPr>
          <w:rFonts w:ascii="Times New Roman" w:eastAsia="Times New Roman" w:hAnsi="Times New Roman" w:cs="Times New Roman"/>
        </w:rPr>
        <w:t xml:space="preserve"> либо принимает услуги, оказанные Организатором, путем подписания УПД в течение 5 (Пяти) рабочих дней после окончания Мероприятия либо направляет Организатору мотивированные возражения. В этом случае УПД подписывается Сторонами после урегулирования разногласий по содержанию указанных возражений. </w:t>
      </w:r>
    </w:p>
    <w:p w14:paraId="0A26145A" w14:textId="77777777"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В случае непредставления Партнером подписанного УПД либо мотивированной претензии к качеству оказанных услуг в указанный в пункте 4.3. Договора срок, услуги считаются принятыми Партнером без замечаний.</w:t>
      </w:r>
    </w:p>
    <w:p w14:paraId="71E789F9" w14:textId="77777777" w:rsidR="00711975" w:rsidRDefault="00711975">
      <w:pPr>
        <w:pStyle w:val="af3"/>
        <w:widowControl w:val="0"/>
        <w:spacing w:after="0"/>
        <w:ind w:left="567"/>
        <w:jc w:val="both"/>
        <w:rPr>
          <w:rFonts w:ascii="Times New Roman" w:eastAsia="Times New Roman" w:hAnsi="Times New Roman" w:cs="Times New Roman"/>
        </w:rPr>
      </w:pPr>
    </w:p>
    <w:p w14:paraId="5AA50805" w14:textId="77777777" w:rsidR="00711975" w:rsidRDefault="00C06422">
      <w:pPr>
        <w:pStyle w:val="af3"/>
        <w:widowControl w:val="0"/>
        <w:numPr>
          <w:ilvl w:val="0"/>
          <w:numId w:val="9"/>
        </w:numPr>
        <w:spacing w:after="0"/>
        <w:jc w:val="center"/>
        <w:rPr>
          <w:rFonts w:ascii="Times New Roman" w:eastAsia="Times New Roman" w:hAnsi="Times New Roman" w:cs="Times New Roman"/>
          <w:color w:val="3C453C"/>
        </w:rPr>
      </w:pPr>
      <w:r>
        <w:rPr>
          <w:rFonts w:ascii="Times New Roman" w:eastAsia="Times New Roman" w:hAnsi="Times New Roman" w:cs="Times New Roman"/>
        </w:rPr>
        <w:t>ОТВЕТСТВЕННОСТЬ СТОРОН</w:t>
      </w:r>
    </w:p>
    <w:p w14:paraId="08319DAF" w14:textId="77777777"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За невыполнение или ненадлежащее выполнение обязательств по Договору стороны несут ответственность в соответствии с действующим законодательством Российской Федерации.</w:t>
      </w:r>
    </w:p>
    <w:p w14:paraId="727AEB55" w14:textId="77777777"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Организатор не несет ответственности за ухудшение состояния здоровья участника Мероприятия, в том числе инфицирование 2019-nCoV, если оно произошло в результате несоблюдения участником Мероприятия правил безопасности и личной гигиены.</w:t>
      </w:r>
    </w:p>
    <w:p w14:paraId="70A314E3" w14:textId="6323863C" w:rsidR="00C227FA" w:rsidRDefault="00C227FA" w:rsidP="00C227FA">
      <w:pPr>
        <w:pStyle w:val="af3"/>
        <w:widowControl w:val="0"/>
        <w:numPr>
          <w:ilvl w:val="1"/>
          <w:numId w:val="9"/>
        </w:numPr>
        <w:spacing w:after="0"/>
        <w:ind w:left="0" w:firstLine="567"/>
        <w:jc w:val="both"/>
        <w:rPr>
          <w:rFonts w:ascii="Times New Roman" w:eastAsia="Times New Roman" w:hAnsi="Times New Roman" w:cs="Times New Roman"/>
        </w:rPr>
      </w:pPr>
      <w:del w:id="92" w:author="Дранишникова Анна Николаевна" w:date="2025-06-02T14:47:00Z">
        <w:r w:rsidDel="00686FCF">
          <w:rPr>
            <w:rFonts w:ascii="Times New Roman" w:eastAsia="Times New Roman" w:hAnsi="Times New Roman" w:cs="Times New Roman"/>
          </w:rPr>
          <w:delText>Партнер</w:delText>
        </w:r>
      </w:del>
      <w:ins w:id="93" w:author="Дранишникова Анна Николаевна" w:date="2025-06-02T14:47:00Z">
        <w:r w:rsidR="00686FCF">
          <w:rPr>
            <w:rFonts w:ascii="Times New Roman" w:eastAsia="Times New Roman" w:hAnsi="Times New Roman" w:cs="Times New Roman"/>
          </w:rPr>
          <w:t>Участник</w:t>
        </w:r>
      </w:ins>
      <w:r>
        <w:rPr>
          <w:rFonts w:ascii="Times New Roman" w:eastAsia="Times New Roman" w:hAnsi="Times New Roman" w:cs="Times New Roman"/>
        </w:rPr>
        <w:t xml:space="preserve"> несет материальную ответственность за повреждение </w:t>
      </w:r>
      <w:r>
        <w:rPr>
          <w:rFonts w:ascii="Times New Roman" w:eastAsia="Times New Roman" w:hAnsi="Times New Roman" w:cs="Times New Roman"/>
        </w:rPr>
        <w:lastRenderedPageBreak/>
        <w:t xml:space="preserve">имущества и любых поверхностей площадки проведения Мероприятия - Кластера «Ломоносов» </w:t>
      </w:r>
      <w:del w:id="94" w:author="Дранишникова Анна Николаевна" w:date="2025-06-02T14:47:00Z">
        <w:r w:rsidDel="00686FCF">
          <w:rPr>
            <w:rFonts w:ascii="Times New Roman" w:eastAsia="Times New Roman" w:hAnsi="Times New Roman" w:cs="Times New Roman"/>
          </w:rPr>
          <w:delText>Партнер</w:delText>
        </w:r>
      </w:del>
      <w:ins w:id="95" w:author="Дранишникова Анна Николаевна" w:date="2025-06-02T14:47:00Z">
        <w:r w:rsidR="00686FCF">
          <w:rPr>
            <w:rFonts w:ascii="Times New Roman" w:eastAsia="Times New Roman" w:hAnsi="Times New Roman" w:cs="Times New Roman"/>
          </w:rPr>
          <w:t>Участник</w:t>
        </w:r>
      </w:ins>
      <w:r>
        <w:rPr>
          <w:rFonts w:ascii="Times New Roman" w:eastAsia="Times New Roman" w:hAnsi="Times New Roman" w:cs="Times New Roman"/>
        </w:rPr>
        <w:t>ом (его работниками, представителям, иными лицами, привлеченными Партнером).</w:t>
      </w:r>
    </w:p>
    <w:p w14:paraId="3B652FCB" w14:textId="068AC7FA" w:rsidR="00C227FA" w:rsidRDefault="00C227FA" w:rsidP="00C227FA">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 xml:space="preserve">При обнаружении факта порчи имущества и/или любых поверхностей площадки проведения Мероприятия - Кластера «Ломоносов», составляется Акт порчи имущества, на основе которого </w:t>
      </w:r>
      <w:del w:id="96" w:author="Дранишникова Анна Николаевна" w:date="2025-06-02T14:47:00Z">
        <w:r w:rsidDel="00686FCF">
          <w:rPr>
            <w:rFonts w:ascii="Times New Roman" w:eastAsia="Times New Roman" w:hAnsi="Times New Roman" w:cs="Times New Roman"/>
          </w:rPr>
          <w:delText>Партнер</w:delText>
        </w:r>
      </w:del>
      <w:ins w:id="97" w:author="Дранишникова Анна Николаевна" w:date="2025-06-02T14:47:00Z">
        <w:r w:rsidR="00686FCF">
          <w:rPr>
            <w:rFonts w:ascii="Times New Roman" w:eastAsia="Times New Roman" w:hAnsi="Times New Roman" w:cs="Times New Roman"/>
          </w:rPr>
          <w:t>Участник</w:t>
        </w:r>
      </w:ins>
      <w:r>
        <w:rPr>
          <w:rFonts w:ascii="Times New Roman" w:eastAsia="Times New Roman" w:hAnsi="Times New Roman" w:cs="Times New Roman"/>
        </w:rPr>
        <w:t xml:space="preserve"> обязуется выплатить </w:t>
      </w:r>
      <w:del w:id="98" w:author="Дранишникова Анна Николаевна" w:date="2025-06-02T14:47:00Z">
        <w:r w:rsidDel="00686FCF">
          <w:rPr>
            <w:rFonts w:ascii="Times New Roman" w:eastAsia="Times New Roman" w:hAnsi="Times New Roman" w:cs="Times New Roman"/>
          </w:rPr>
          <w:delText>Исполнителю</w:delText>
        </w:r>
      </w:del>
      <w:ins w:id="99" w:author="Дранишникова Анна Николаевна" w:date="2025-06-02T14:48:00Z">
        <w:r w:rsidR="00686FCF">
          <w:rPr>
            <w:rFonts w:ascii="Times New Roman" w:eastAsia="Times New Roman" w:hAnsi="Times New Roman" w:cs="Times New Roman"/>
          </w:rPr>
          <w:t xml:space="preserve"> Организатору</w:t>
        </w:r>
      </w:ins>
      <w:r>
        <w:rPr>
          <w:rFonts w:ascii="Times New Roman" w:eastAsia="Times New Roman" w:hAnsi="Times New Roman" w:cs="Times New Roman"/>
        </w:rPr>
        <w:t xml:space="preserve"> материальную компенсацию, покрывающую ремонтные работы или замену испорченных поверхностей, деталей или оборудования.</w:t>
      </w:r>
    </w:p>
    <w:p w14:paraId="33E744CE" w14:textId="77777777" w:rsidR="00C227FA" w:rsidRDefault="00C227FA" w:rsidP="00C227FA">
      <w:pPr>
        <w:widowControl w:val="0"/>
        <w:spacing w:after="0"/>
        <w:ind w:left="360"/>
        <w:jc w:val="both"/>
        <w:rPr>
          <w:rFonts w:ascii="Times New Roman" w:eastAsia="Times New Roman" w:hAnsi="Times New Roman" w:cs="Times New Roman"/>
        </w:rPr>
      </w:pPr>
    </w:p>
    <w:p w14:paraId="4A47664E" w14:textId="77777777" w:rsidR="00711975" w:rsidRDefault="00711975">
      <w:pPr>
        <w:pStyle w:val="af3"/>
        <w:widowControl w:val="0"/>
        <w:spacing w:after="0"/>
        <w:ind w:left="567"/>
        <w:jc w:val="both"/>
        <w:rPr>
          <w:rFonts w:ascii="Times New Roman" w:eastAsia="Times New Roman" w:hAnsi="Times New Roman" w:cs="Times New Roman"/>
        </w:rPr>
      </w:pPr>
    </w:p>
    <w:p w14:paraId="302CA583" w14:textId="77777777" w:rsidR="00711975" w:rsidRDefault="00C06422">
      <w:pPr>
        <w:pStyle w:val="af3"/>
        <w:widowControl w:val="0"/>
        <w:numPr>
          <w:ilvl w:val="0"/>
          <w:numId w:val="9"/>
        </w:numPr>
        <w:spacing w:after="0"/>
        <w:jc w:val="center"/>
        <w:rPr>
          <w:rFonts w:ascii="Times New Roman" w:eastAsia="Times New Roman" w:hAnsi="Times New Roman" w:cs="Times New Roman"/>
        </w:rPr>
      </w:pPr>
      <w:r>
        <w:rPr>
          <w:rFonts w:ascii="Times New Roman" w:eastAsia="Times New Roman" w:hAnsi="Times New Roman" w:cs="Times New Roman"/>
        </w:rPr>
        <w:t>КОНФИДЕНЦИАЛЬНОСТЬ</w:t>
      </w:r>
    </w:p>
    <w:p w14:paraId="3BD67100" w14:textId="77777777"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Стороны настоящим обязуются соблюдать конфиденциальность условий настоящего Договора, а также конфиденциальность иной информации, полученной друг от друга в любом формате и обозначенную (маркированную) как конфиденциальная. Стороны обязуются использовать конфиденциальную информацию исключительно в целях настоящего Договора и не вправе разглашать ее третьим лицам без получения согласия раскрывшей ее Стороны.</w:t>
      </w:r>
    </w:p>
    <w:p w14:paraId="2CB9E1BF" w14:textId="77777777" w:rsidR="00711975" w:rsidRDefault="00C06422">
      <w:pPr>
        <w:pStyle w:val="af3"/>
        <w:widowControl w:val="0"/>
        <w:numPr>
          <w:ilvl w:val="0"/>
          <w:numId w:val="9"/>
        </w:numPr>
        <w:spacing w:after="0"/>
        <w:jc w:val="center"/>
        <w:rPr>
          <w:rFonts w:ascii="Times New Roman" w:eastAsia="Times New Roman" w:hAnsi="Times New Roman" w:cs="Times New Roman"/>
          <w:color w:val="3C453C"/>
        </w:rPr>
      </w:pPr>
      <w:r>
        <w:rPr>
          <w:rFonts w:ascii="Times New Roman" w:eastAsia="Times New Roman" w:hAnsi="Times New Roman" w:cs="Times New Roman"/>
        </w:rPr>
        <w:t>ФОРС-МАЖОР</w:t>
      </w:r>
    </w:p>
    <w:p w14:paraId="72162092" w14:textId="77777777"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Стороны освобождаются от ответственности за частичное или полное неисполнение своих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событий чрезвычайного характера, которые стороны не могли ни предвидеть, ни предотвратить (в том числе забастовки, стихийные бедствия, массовые беспорядки, правительственные постановления или распоряжения государственных органов). При этом срок исполнения обязательств по настоящему Договору отодвигается соразмерно времени, в течение которого действовали такие обстоятельства. К обстоятельствам непреодолимой силы Стороны относят, в том числе, ограничительные меры, принимаемые властями вследствие распространения новой коронавирусной инфекции (2019-nCoV) и делающие исполнение настоящего Договора невозможным.</w:t>
      </w:r>
    </w:p>
    <w:p w14:paraId="55EC661E" w14:textId="77777777"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 xml:space="preserve">Сторона, для которой создалась невозможность исполнения обязательств по настоящему Договору, обязана известить другую сторону о наступлении и прекращении действия вышесказанных обстоятельств немедленно, однако не позднее трех дней с момента их наступления. </w:t>
      </w:r>
    </w:p>
    <w:p w14:paraId="69166816" w14:textId="47BDFA7B"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 xml:space="preserve">Если обстоятельства непреодолимой силы будут действовать свыше одного месяца, или будет очевидно ранее истечения указанного периода времени, что действие обстоятельств непреодолимой силы делает невозможным исполнение Договора, каждая из Сторон вправе заявить об отказе от Договора и в таком случае он считается расторгнутым в дату получения другой Стороной такого заявления. В случае расторжения Договора по указанным обстоятельствам </w:t>
      </w:r>
      <w:del w:id="100" w:author="Дранишникова Анна Николаевна" w:date="2025-06-02T14:50:00Z">
        <w:r w:rsidDel="00686FCF">
          <w:rPr>
            <w:rFonts w:ascii="Times New Roman" w:eastAsia="Times New Roman" w:hAnsi="Times New Roman" w:cs="Times New Roman"/>
          </w:rPr>
          <w:delText xml:space="preserve">более чем за 30 (тридцать) календарных дней до даты начала Мероприятия </w:delText>
        </w:r>
      </w:del>
      <w:del w:id="101" w:author="Дранишникова Анна Николаевна" w:date="2025-06-02T14:49:00Z">
        <w:r w:rsidDel="00686FCF">
          <w:rPr>
            <w:rFonts w:ascii="Times New Roman" w:eastAsia="Times New Roman" w:hAnsi="Times New Roman" w:cs="Times New Roman"/>
          </w:rPr>
          <w:delText>Исполнитель</w:delText>
        </w:r>
      </w:del>
      <w:ins w:id="102" w:author="Дранишникова Анна Николаевна" w:date="2025-06-02T14:49:00Z">
        <w:r w:rsidR="00686FCF">
          <w:rPr>
            <w:rFonts w:ascii="Times New Roman" w:eastAsia="Times New Roman" w:hAnsi="Times New Roman" w:cs="Times New Roman"/>
          </w:rPr>
          <w:t>Организатор</w:t>
        </w:r>
      </w:ins>
      <w:r>
        <w:rPr>
          <w:rFonts w:ascii="Times New Roman" w:eastAsia="Times New Roman" w:hAnsi="Times New Roman" w:cs="Times New Roman"/>
        </w:rPr>
        <w:t xml:space="preserve"> обязан </w:t>
      </w:r>
      <w:proofErr w:type="spellStart"/>
      <w:r>
        <w:rPr>
          <w:rFonts w:ascii="Times New Roman" w:eastAsia="Times New Roman" w:hAnsi="Times New Roman" w:cs="Times New Roman"/>
        </w:rPr>
        <w:t>возвратить</w:t>
      </w:r>
      <w:del w:id="103" w:author="Дранишникова Анна Николаевна" w:date="2025-06-02T14:49:00Z">
        <w:r w:rsidDel="00686FCF">
          <w:rPr>
            <w:rFonts w:ascii="Times New Roman" w:eastAsia="Times New Roman" w:hAnsi="Times New Roman" w:cs="Times New Roman"/>
          </w:rPr>
          <w:delText xml:space="preserve"> Заказчик</w:delText>
        </w:r>
      </w:del>
      <w:ins w:id="104" w:author="Дранишникова Анна Николаевна" w:date="2025-06-02T14:49:00Z">
        <w:r w:rsidR="00686FCF">
          <w:rPr>
            <w:rFonts w:ascii="Times New Roman" w:eastAsia="Times New Roman" w:hAnsi="Times New Roman" w:cs="Times New Roman"/>
          </w:rPr>
          <w:t>Участник</w:t>
        </w:r>
      </w:ins>
      <w:r>
        <w:rPr>
          <w:rFonts w:ascii="Times New Roman" w:eastAsia="Times New Roman" w:hAnsi="Times New Roman" w:cs="Times New Roman"/>
        </w:rPr>
        <w:t>у</w:t>
      </w:r>
      <w:proofErr w:type="spellEnd"/>
      <w:r>
        <w:rPr>
          <w:rFonts w:ascii="Times New Roman" w:eastAsia="Times New Roman" w:hAnsi="Times New Roman" w:cs="Times New Roman"/>
        </w:rPr>
        <w:t xml:space="preserve"> полученные от него в рамках настоящего Договора денежные средства в полном объеме. </w:t>
      </w:r>
      <w:del w:id="105" w:author="Дранишникова Анна Николаевна" w:date="2025-06-02T14:51:00Z">
        <w:r w:rsidDel="00686FCF">
          <w:rPr>
            <w:rFonts w:ascii="Times New Roman" w:eastAsia="Times New Roman" w:hAnsi="Times New Roman" w:cs="Times New Roman"/>
          </w:rPr>
          <w:delText xml:space="preserve">В случае расторжения Договора по указанным обстоятельствам менее чем за 30 (тридцать) календарных дней до даты начала Мероприятия, Организатор обязан возвратить </w:delText>
        </w:r>
      </w:del>
      <w:del w:id="106" w:author="Дранишникова Анна Николаевна" w:date="2025-06-02T14:49:00Z">
        <w:r w:rsidDel="00686FCF">
          <w:rPr>
            <w:rFonts w:ascii="Times New Roman" w:eastAsia="Times New Roman" w:hAnsi="Times New Roman" w:cs="Times New Roman"/>
          </w:rPr>
          <w:delText>Партнер</w:delText>
        </w:r>
      </w:del>
      <w:del w:id="107" w:author="Дранишникова Анна Николаевна" w:date="2025-06-02T14:51:00Z">
        <w:r w:rsidDel="00686FCF">
          <w:rPr>
            <w:rFonts w:ascii="Times New Roman" w:eastAsia="Times New Roman" w:hAnsi="Times New Roman" w:cs="Times New Roman"/>
          </w:rPr>
          <w:delText>у полученные от него в рамках настоящего Договора денежные средства за вычетом 15 %, поступающих в собственность Организатора в качестве возмещения его имущественных потерь (статья 406.1 Гражданского кодекса Российской Федерации).</w:delText>
        </w:r>
      </w:del>
    </w:p>
    <w:p w14:paraId="1BA3F002" w14:textId="77777777" w:rsidR="00711975" w:rsidRDefault="00711975">
      <w:pPr>
        <w:pStyle w:val="af3"/>
        <w:widowControl w:val="0"/>
        <w:spacing w:after="0"/>
        <w:ind w:left="567"/>
        <w:jc w:val="both"/>
        <w:rPr>
          <w:rFonts w:ascii="Times New Roman" w:eastAsia="Times New Roman" w:hAnsi="Times New Roman" w:cs="Times New Roman"/>
        </w:rPr>
      </w:pPr>
    </w:p>
    <w:p w14:paraId="7B3B324C" w14:textId="77777777" w:rsidR="00711975" w:rsidRDefault="00C06422">
      <w:pPr>
        <w:pStyle w:val="af3"/>
        <w:widowControl w:val="0"/>
        <w:numPr>
          <w:ilvl w:val="0"/>
          <w:numId w:val="9"/>
        </w:numPr>
        <w:spacing w:after="0"/>
        <w:jc w:val="center"/>
        <w:rPr>
          <w:rFonts w:ascii="Times New Roman" w:eastAsia="Times New Roman" w:hAnsi="Times New Roman" w:cs="Times New Roman"/>
          <w:color w:val="3C453C"/>
        </w:rPr>
      </w:pPr>
      <w:r>
        <w:rPr>
          <w:rFonts w:ascii="Times New Roman" w:eastAsia="Times New Roman" w:hAnsi="Times New Roman" w:cs="Times New Roman"/>
        </w:rPr>
        <w:t>СРОК ОКАЗАНИЯ УСЛУГ. СРОК ДЕЙСТВИЯ ДОГОВОРА</w:t>
      </w:r>
    </w:p>
    <w:p w14:paraId="290588F1" w14:textId="77777777" w:rsidR="00711975" w:rsidRDefault="00C06422">
      <w:pPr>
        <w:pStyle w:val="af3"/>
        <w:widowControl w:val="0"/>
        <w:numPr>
          <w:ilvl w:val="1"/>
          <w:numId w:val="9"/>
        </w:numPr>
        <w:spacing w:after="0"/>
        <w:ind w:left="0" w:firstLine="567"/>
        <w:jc w:val="both"/>
        <w:rPr>
          <w:rFonts w:ascii="Times New Roman" w:hAnsi="Times New Roman" w:cs="Times New Roman"/>
        </w:rPr>
      </w:pPr>
      <w:r>
        <w:rPr>
          <w:rFonts w:ascii="Times New Roman" w:hAnsi="Times New Roman" w:cs="Times New Roman"/>
        </w:rPr>
        <w:t>Срок оказания услуг:</w:t>
      </w:r>
    </w:p>
    <w:p w14:paraId="54635ECA" w14:textId="77777777" w:rsidR="00711975" w:rsidRDefault="00C06422">
      <w:pPr>
        <w:pStyle w:val="af3"/>
        <w:widowControl w:val="0"/>
        <w:spacing w:after="0"/>
        <w:ind w:left="567"/>
        <w:jc w:val="both"/>
        <w:rPr>
          <w:rFonts w:ascii="Times New Roman" w:hAnsi="Times New Roman" w:cs="Times New Roman"/>
        </w:rPr>
      </w:pPr>
      <w:r>
        <w:rPr>
          <w:rFonts w:ascii="Times New Roman" w:hAnsi="Times New Roman" w:cs="Times New Roman"/>
        </w:rPr>
        <w:t>Дата начала оказания услуг: дата заключения Договора;</w:t>
      </w:r>
    </w:p>
    <w:p w14:paraId="0338520A" w14:textId="7C6FB3F3" w:rsidR="00711975" w:rsidRDefault="00C06422">
      <w:pPr>
        <w:pStyle w:val="af3"/>
        <w:widowControl w:val="0"/>
        <w:spacing w:after="0"/>
        <w:ind w:left="567"/>
        <w:jc w:val="both"/>
        <w:rPr>
          <w:rFonts w:ascii="Times New Roman" w:eastAsia="Times New Roman" w:hAnsi="Times New Roman" w:cs="Times New Roman"/>
        </w:rPr>
      </w:pPr>
      <w:r>
        <w:rPr>
          <w:rFonts w:ascii="Times New Roman" w:hAnsi="Times New Roman" w:cs="Times New Roman"/>
        </w:rPr>
        <w:t xml:space="preserve">Дата окончания оказания услуг: </w:t>
      </w:r>
      <w:del w:id="108" w:author="Козлова Ольга Александровна" w:date="2025-06-05T15:41:00Z">
        <w:r w:rsidDel="00D476FA">
          <w:rPr>
            <w:rFonts w:ascii="Times New Roman" w:hAnsi="Times New Roman" w:cs="Times New Roman"/>
            <w:b/>
          </w:rPr>
          <w:delText>1</w:delText>
        </w:r>
        <w:r w:rsidR="00DD1577" w:rsidDel="00D476FA">
          <w:rPr>
            <w:rFonts w:ascii="Times New Roman" w:hAnsi="Times New Roman" w:cs="Times New Roman"/>
            <w:b/>
          </w:rPr>
          <w:delText>1</w:delText>
        </w:r>
        <w:r w:rsidDel="00D476FA">
          <w:rPr>
            <w:rFonts w:ascii="Times New Roman" w:hAnsi="Times New Roman" w:cs="Times New Roman"/>
            <w:b/>
          </w:rPr>
          <w:delText xml:space="preserve"> ноября 202</w:delText>
        </w:r>
        <w:r w:rsidR="00DD1577" w:rsidDel="00D476FA">
          <w:rPr>
            <w:rFonts w:ascii="Times New Roman" w:hAnsi="Times New Roman" w:cs="Times New Roman"/>
            <w:b/>
          </w:rPr>
          <w:delText>5</w:delText>
        </w:r>
        <w:r w:rsidDel="00D476FA">
          <w:rPr>
            <w:rFonts w:ascii="Times New Roman" w:hAnsi="Times New Roman" w:cs="Times New Roman"/>
            <w:b/>
          </w:rPr>
          <w:delText xml:space="preserve"> года.</w:delText>
        </w:r>
      </w:del>
      <w:ins w:id="109" w:author="Козлова Ольга Александровна" w:date="2025-06-05T15:41:00Z">
        <w:r w:rsidR="00D476FA">
          <w:rPr>
            <w:rFonts w:ascii="Times New Roman" w:hAnsi="Times New Roman" w:cs="Times New Roman"/>
            <w:b/>
          </w:rPr>
          <w:t>дата</w:t>
        </w:r>
      </w:ins>
    </w:p>
    <w:p w14:paraId="22AFF744" w14:textId="77777777" w:rsidR="00711975" w:rsidRDefault="00C06422">
      <w:pPr>
        <w:pStyle w:val="af3"/>
        <w:widowControl w:val="0"/>
        <w:numPr>
          <w:ilvl w:val="1"/>
          <w:numId w:val="9"/>
        </w:numPr>
        <w:spacing w:after="0"/>
        <w:ind w:left="0" w:firstLine="567"/>
        <w:jc w:val="both"/>
        <w:rPr>
          <w:rFonts w:ascii="Times New Roman" w:eastAsia="Times New Roman" w:hAnsi="Times New Roman" w:cs="Times New Roman"/>
          <w:color w:val="3C453C"/>
        </w:rPr>
      </w:pPr>
      <w:r>
        <w:rPr>
          <w:rFonts w:ascii="Times New Roman" w:eastAsia="Times New Roman" w:hAnsi="Times New Roman" w:cs="Times New Roman"/>
        </w:rPr>
        <w:t>Договор вступает в силу с момента подписания Сторонами и действует до момента окончательного выполнения Сторонами своих обязательств по Договору.</w:t>
      </w:r>
    </w:p>
    <w:p w14:paraId="53ADB6EF" w14:textId="77777777" w:rsidR="00711975" w:rsidRDefault="00711975">
      <w:pPr>
        <w:pStyle w:val="af3"/>
        <w:widowControl w:val="0"/>
        <w:spacing w:after="0"/>
        <w:ind w:left="567"/>
        <w:jc w:val="both"/>
        <w:rPr>
          <w:rFonts w:ascii="Times New Roman" w:eastAsia="Times New Roman" w:hAnsi="Times New Roman" w:cs="Times New Roman"/>
          <w:color w:val="3C453C"/>
        </w:rPr>
      </w:pPr>
    </w:p>
    <w:p w14:paraId="4A4FC764" w14:textId="77777777" w:rsidR="00711975" w:rsidRDefault="00C06422">
      <w:pPr>
        <w:pStyle w:val="af3"/>
        <w:widowControl w:val="0"/>
        <w:numPr>
          <w:ilvl w:val="0"/>
          <w:numId w:val="9"/>
        </w:numPr>
        <w:spacing w:after="0"/>
        <w:jc w:val="center"/>
        <w:rPr>
          <w:rFonts w:ascii="Times New Roman" w:eastAsia="Times New Roman" w:hAnsi="Times New Roman" w:cs="Times New Roman"/>
          <w:color w:val="3C453C"/>
        </w:rPr>
      </w:pPr>
      <w:r>
        <w:rPr>
          <w:rFonts w:ascii="Times New Roman" w:eastAsia="Times New Roman" w:hAnsi="Times New Roman" w:cs="Times New Roman"/>
        </w:rPr>
        <w:lastRenderedPageBreak/>
        <w:t>ПОРЯДОК РАЗРЕШЕНИЯ СПОРОВ</w:t>
      </w:r>
    </w:p>
    <w:p w14:paraId="71A115A0" w14:textId="220AF7B9" w:rsidR="00711975" w:rsidRDefault="00C06422">
      <w:pPr>
        <w:pStyle w:val="af3"/>
        <w:widowControl w:val="0"/>
        <w:numPr>
          <w:ilvl w:val="1"/>
          <w:numId w:val="9"/>
        </w:numPr>
        <w:spacing w:after="0"/>
        <w:ind w:left="0" w:firstLine="567"/>
        <w:jc w:val="both"/>
        <w:rPr>
          <w:rFonts w:ascii="Times New Roman" w:eastAsia="Times New Roman" w:hAnsi="Times New Roman" w:cs="Times New Roman"/>
          <w:color w:val="3C453C"/>
        </w:rPr>
      </w:pPr>
      <w:r>
        <w:rPr>
          <w:rFonts w:ascii="Times New Roman" w:eastAsia="Times New Roman" w:hAnsi="Times New Roman" w:cs="Times New Roman"/>
        </w:rPr>
        <w:t>Стороны договорились, что настоящ</w:t>
      </w:r>
      <w:del w:id="110" w:author="Дранишникова Анна Николаевна" w:date="2025-06-02T14:51:00Z">
        <w:r w:rsidDel="00686FCF">
          <w:rPr>
            <w:rFonts w:ascii="Times New Roman" w:eastAsia="Times New Roman" w:hAnsi="Times New Roman" w:cs="Times New Roman"/>
          </w:rPr>
          <w:delText>ее</w:delText>
        </w:r>
      </w:del>
      <w:ins w:id="111" w:author="Дранишникова Анна Николаевна" w:date="2025-06-02T14:51:00Z">
        <w:r w:rsidR="00686FCF">
          <w:rPr>
            <w:rFonts w:ascii="Times New Roman" w:eastAsia="Times New Roman" w:hAnsi="Times New Roman" w:cs="Times New Roman"/>
          </w:rPr>
          <w:t>ий</w:t>
        </w:r>
      </w:ins>
      <w:del w:id="112" w:author="Дранишникова Анна Николаевна" w:date="2025-06-02T14:51:00Z">
        <w:r w:rsidDel="00686FCF">
          <w:rPr>
            <w:rFonts w:ascii="Times New Roman" w:eastAsia="Times New Roman" w:hAnsi="Times New Roman" w:cs="Times New Roman"/>
          </w:rPr>
          <w:delText xml:space="preserve"> соглашение</w:delText>
        </w:r>
      </w:del>
      <w:ins w:id="113" w:author="Дранишникова Анна Николаевна" w:date="2025-06-02T14:51:00Z">
        <w:r w:rsidR="00686FCF">
          <w:rPr>
            <w:rFonts w:ascii="Times New Roman" w:eastAsia="Times New Roman" w:hAnsi="Times New Roman" w:cs="Times New Roman"/>
          </w:rPr>
          <w:t xml:space="preserve"> Договор</w:t>
        </w:r>
      </w:ins>
      <w:r>
        <w:rPr>
          <w:rFonts w:ascii="Times New Roman" w:eastAsia="Times New Roman" w:hAnsi="Times New Roman" w:cs="Times New Roman"/>
        </w:rPr>
        <w:t xml:space="preserve"> регулируется законодательством Российской Федерации.</w:t>
      </w:r>
    </w:p>
    <w:p w14:paraId="4BC79435" w14:textId="77777777"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Стороны приложат все усилия для решения возможных споров и разногласий путем переговоров. В случае невозможности урегулировать возможные споры и разногласия по настоящему соглашению путем переговоров они разрешаются в Арбитражном суде города Москвы.</w:t>
      </w:r>
    </w:p>
    <w:p w14:paraId="428DA379" w14:textId="77777777" w:rsidR="00711975" w:rsidRDefault="00C06422">
      <w:pPr>
        <w:pStyle w:val="af3"/>
        <w:widowControl w:val="0"/>
        <w:numPr>
          <w:ilvl w:val="0"/>
          <w:numId w:val="9"/>
        </w:numPr>
        <w:spacing w:after="0"/>
        <w:jc w:val="center"/>
        <w:rPr>
          <w:rFonts w:ascii="Times New Roman" w:eastAsia="Times New Roman" w:hAnsi="Times New Roman" w:cs="Times New Roman"/>
          <w:color w:val="3C453C"/>
        </w:rPr>
      </w:pPr>
      <w:r>
        <w:rPr>
          <w:rFonts w:ascii="Times New Roman" w:eastAsia="Times New Roman" w:hAnsi="Times New Roman" w:cs="Times New Roman"/>
        </w:rPr>
        <w:t>РАСТОРЖЕНИЕ ДОГОВОРА</w:t>
      </w:r>
    </w:p>
    <w:p w14:paraId="4EC53A37" w14:textId="77777777"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 xml:space="preserve">Настоящий Договор может быть расторгнут по взаимному согласию сторон либо по иным основаниям, предусмотренным действующим законодательством Российской Федерации и условиями Договора. </w:t>
      </w:r>
    </w:p>
    <w:p w14:paraId="7F5720F9" w14:textId="76EF32F3"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 xml:space="preserve">Организатор вправе отказаться от исполнения настоящего Договора только при условии полного возмещения </w:t>
      </w:r>
      <w:del w:id="114" w:author="Дранишникова Анна Николаевна" w:date="2025-06-02T14:51:00Z">
        <w:r w:rsidDel="00686FCF">
          <w:rPr>
            <w:rFonts w:ascii="Times New Roman" w:eastAsia="Times New Roman" w:hAnsi="Times New Roman" w:cs="Times New Roman"/>
          </w:rPr>
          <w:delText>Партнер</w:delText>
        </w:r>
      </w:del>
      <w:ins w:id="115" w:author="Дранишникова Анна Николаевна" w:date="2025-06-02T14:51:00Z">
        <w:r w:rsidR="00686FCF">
          <w:rPr>
            <w:rFonts w:ascii="Times New Roman" w:eastAsia="Times New Roman" w:hAnsi="Times New Roman" w:cs="Times New Roman"/>
          </w:rPr>
          <w:t>У</w:t>
        </w:r>
      </w:ins>
      <w:ins w:id="116" w:author="Дранишникова Анна Николаевна" w:date="2025-06-02T14:52:00Z">
        <w:r w:rsidR="00686FCF">
          <w:rPr>
            <w:rFonts w:ascii="Times New Roman" w:eastAsia="Times New Roman" w:hAnsi="Times New Roman" w:cs="Times New Roman"/>
          </w:rPr>
          <w:t>частник</w:t>
        </w:r>
      </w:ins>
      <w:r>
        <w:rPr>
          <w:rFonts w:ascii="Times New Roman" w:eastAsia="Times New Roman" w:hAnsi="Times New Roman" w:cs="Times New Roman"/>
        </w:rPr>
        <w:t xml:space="preserve">у реального ущерба, предупредив об этом </w:t>
      </w:r>
      <w:del w:id="117" w:author="Дранишникова Анна Николаевна" w:date="2025-06-02T14:52:00Z">
        <w:r w:rsidDel="00686FCF">
          <w:rPr>
            <w:rFonts w:ascii="Times New Roman" w:eastAsia="Times New Roman" w:hAnsi="Times New Roman" w:cs="Times New Roman"/>
          </w:rPr>
          <w:delText>Партнер</w:delText>
        </w:r>
      </w:del>
      <w:ins w:id="118" w:author="Дранишникова Анна Николаевна" w:date="2025-06-02T14:52:00Z">
        <w:r w:rsidR="00686FCF">
          <w:rPr>
            <w:rFonts w:ascii="Times New Roman" w:eastAsia="Times New Roman" w:hAnsi="Times New Roman" w:cs="Times New Roman"/>
          </w:rPr>
          <w:t>Участник</w:t>
        </w:r>
      </w:ins>
      <w:r>
        <w:rPr>
          <w:rFonts w:ascii="Times New Roman" w:eastAsia="Times New Roman" w:hAnsi="Times New Roman" w:cs="Times New Roman"/>
        </w:rPr>
        <w:t xml:space="preserve">а за 10 (десять) календарных дней (упущенная выгода возмещению </w:t>
      </w:r>
      <w:del w:id="119" w:author="Дранишникова Анна Николаевна" w:date="2025-06-02T14:52:00Z">
        <w:r w:rsidDel="00686FCF">
          <w:rPr>
            <w:rFonts w:ascii="Times New Roman" w:eastAsia="Times New Roman" w:hAnsi="Times New Roman" w:cs="Times New Roman"/>
          </w:rPr>
          <w:delText>Партнер</w:delText>
        </w:r>
      </w:del>
      <w:ins w:id="120" w:author="Дранишникова Анна Николаевна" w:date="2025-06-02T14:52:00Z">
        <w:r w:rsidR="00686FCF">
          <w:rPr>
            <w:rFonts w:ascii="Times New Roman" w:eastAsia="Times New Roman" w:hAnsi="Times New Roman" w:cs="Times New Roman"/>
          </w:rPr>
          <w:t>Участник</w:t>
        </w:r>
      </w:ins>
      <w:r>
        <w:rPr>
          <w:rFonts w:ascii="Times New Roman" w:eastAsia="Times New Roman" w:hAnsi="Times New Roman" w:cs="Times New Roman"/>
        </w:rPr>
        <w:t>у не подлежит).</w:t>
      </w:r>
    </w:p>
    <w:p w14:paraId="4C98FE39" w14:textId="1DE01070" w:rsidR="00711975" w:rsidRPr="00167601" w:rsidRDefault="00C06422">
      <w:pPr>
        <w:pStyle w:val="af3"/>
        <w:widowControl w:val="0"/>
        <w:numPr>
          <w:ilvl w:val="1"/>
          <w:numId w:val="9"/>
        </w:numPr>
        <w:spacing w:after="0"/>
        <w:ind w:left="0" w:firstLine="567"/>
        <w:jc w:val="both"/>
        <w:rPr>
          <w:rFonts w:ascii="Times New Roman" w:eastAsia="Times New Roman" w:hAnsi="Times New Roman" w:cs="Times New Roman"/>
        </w:rPr>
      </w:pPr>
      <w:del w:id="121" w:author="Дранишникова Анна Николаевна" w:date="2025-06-02T14:52:00Z">
        <w:r w:rsidRPr="00167601" w:rsidDel="00686FCF">
          <w:rPr>
            <w:rFonts w:ascii="Times New Roman" w:eastAsia="Times New Roman" w:hAnsi="Times New Roman" w:cs="Times New Roman"/>
          </w:rPr>
          <w:delText xml:space="preserve">Партнер </w:delText>
        </w:r>
      </w:del>
      <w:ins w:id="122" w:author="Дранишникова Анна Николаевна" w:date="2025-06-02T14:52:00Z">
        <w:r w:rsidR="00686FCF">
          <w:rPr>
            <w:rFonts w:ascii="Times New Roman" w:eastAsia="Times New Roman" w:hAnsi="Times New Roman" w:cs="Times New Roman"/>
          </w:rPr>
          <w:t xml:space="preserve">Участник </w:t>
        </w:r>
      </w:ins>
      <w:r w:rsidRPr="00167601">
        <w:rPr>
          <w:rFonts w:ascii="Times New Roman" w:eastAsia="Times New Roman" w:hAnsi="Times New Roman" w:cs="Times New Roman"/>
        </w:rPr>
        <w:t xml:space="preserve">вправе отказаться от участия в Мероприятии (отказаться от исполнения Договора) при этом, в связи с длительностью процесса подготовки к проведению Мероприятия: </w:t>
      </w:r>
    </w:p>
    <w:p w14:paraId="245D9DA9" w14:textId="5FC5D7D4" w:rsidR="00711975" w:rsidRPr="00167601" w:rsidRDefault="00C06422">
      <w:pPr>
        <w:widowControl w:val="0"/>
        <w:spacing w:after="0"/>
        <w:jc w:val="both"/>
        <w:rPr>
          <w:rFonts w:ascii="Times New Roman" w:eastAsia="Times New Roman" w:hAnsi="Times New Roman" w:cs="Times New Roman"/>
        </w:rPr>
      </w:pPr>
      <w:r w:rsidRPr="00167601">
        <w:rPr>
          <w:rFonts w:ascii="Times New Roman" w:eastAsia="Times New Roman" w:hAnsi="Times New Roman" w:cs="Times New Roman"/>
        </w:rPr>
        <w:t xml:space="preserve">- в случае отказа от участия в Мероприятии (отказа от исполнения Договора) более чем за 60 (Шестьдесят) календарных дней до даты Мероприятия, и по не зависящим от Организатора причинам, </w:t>
      </w:r>
      <w:del w:id="123" w:author="Дранишникова Анна Николаевна" w:date="2025-06-02T14:52:00Z">
        <w:r w:rsidRPr="00167601" w:rsidDel="00686FCF">
          <w:rPr>
            <w:rFonts w:ascii="Times New Roman" w:eastAsia="Times New Roman" w:hAnsi="Times New Roman" w:cs="Times New Roman"/>
          </w:rPr>
          <w:delText>Партнер</w:delText>
        </w:r>
      </w:del>
      <w:ins w:id="124" w:author="Дранишникова Анна Николаевна" w:date="2025-06-02T14:52:00Z">
        <w:r w:rsidR="00686FCF">
          <w:rPr>
            <w:rFonts w:ascii="Times New Roman" w:eastAsia="Times New Roman" w:hAnsi="Times New Roman" w:cs="Times New Roman"/>
          </w:rPr>
          <w:t>Участник</w:t>
        </w:r>
      </w:ins>
      <w:r w:rsidRPr="00167601">
        <w:rPr>
          <w:rFonts w:ascii="Times New Roman" w:eastAsia="Times New Roman" w:hAnsi="Times New Roman" w:cs="Times New Roman"/>
        </w:rPr>
        <w:t xml:space="preserve"> обязуется по письменному требованию Организатора оплатить Организатору денежные средства в размере 15% от предусмотренной Договором стоимости услуг, поступающих в собственность Организатора в качестве возмещения его имущественных потерь, связанных с затратами на подготовку Мероприятия (статья 406.1 Гражданского кодекса Российской Федерации).</w:t>
      </w:r>
    </w:p>
    <w:p w14:paraId="367624C7" w14:textId="5721EB92" w:rsidR="00711975" w:rsidRPr="00167601" w:rsidRDefault="00C06422">
      <w:pPr>
        <w:widowControl w:val="0"/>
        <w:spacing w:after="0"/>
        <w:jc w:val="both"/>
        <w:rPr>
          <w:rFonts w:ascii="Times New Roman" w:eastAsia="Times New Roman" w:hAnsi="Times New Roman" w:cs="Times New Roman"/>
        </w:rPr>
      </w:pPr>
      <w:r w:rsidRPr="00167601">
        <w:rPr>
          <w:rFonts w:ascii="Times New Roman" w:eastAsia="Times New Roman" w:hAnsi="Times New Roman" w:cs="Times New Roman"/>
        </w:rPr>
        <w:t xml:space="preserve">- в случае отказа от участия в Мероприятии (отказа от исполнения Договора) менее чем за 60 (Шестьдесят), но более чем за 30 (тридцать) календарных дней до даты Мероприятия и по не зависящим от Организатора причинам, </w:t>
      </w:r>
      <w:del w:id="125" w:author="Дранишникова Анна Николаевна" w:date="2025-06-02T14:52:00Z">
        <w:r w:rsidRPr="00167601" w:rsidDel="00686FCF">
          <w:rPr>
            <w:rFonts w:ascii="Times New Roman" w:eastAsia="Times New Roman" w:hAnsi="Times New Roman" w:cs="Times New Roman"/>
          </w:rPr>
          <w:delText>Партнер</w:delText>
        </w:r>
      </w:del>
      <w:ins w:id="126" w:author="Дранишникова Анна Николаевна" w:date="2025-06-02T14:52:00Z">
        <w:r w:rsidR="00686FCF">
          <w:rPr>
            <w:rFonts w:ascii="Times New Roman" w:eastAsia="Times New Roman" w:hAnsi="Times New Roman" w:cs="Times New Roman"/>
          </w:rPr>
          <w:t>Участник</w:t>
        </w:r>
      </w:ins>
      <w:r w:rsidRPr="00167601">
        <w:rPr>
          <w:rFonts w:ascii="Times New Roman" w:eastAsia="Times New Roman" w:hAnsi="Times New Roman" w:cs="Times New Roman"/>
        </w:rPr>
        <w:t xml:space="preserve"> обязуется по письменному требованию Организатора  оплатить Организатору денежные средства в размере 50% от предусмотренной Договором стоимости услуг, поступающих в собственность Организатора в качестве возмещения его имущественных потерь, связанных с затратами на подготовку Мероприятия (статья 406.1 Гражданского кодекса Российской Федерации).</w:t>
      </w:r>
    </w:p>
    <w:p w14:paraId="6D6DAB99" w14:textId="5DBEE467" w:rsidR="00711975" w:rsidRPr="00167601" w:rsidRDefault="00C06422">
      <w:pPr>
        <w:widowControl w:val="0"/>
        <w:spacing w:after="0"/>
        <w:jc w:val="both"/>
        <w:rPr>
          <w:rFonts w:ascii="Times New Roman" w:eastAsia="Times New Roman" w:hAnsi="Times New Roman" w:cs="Times New Roman"/>
        </w:rPr>
      </w:pPr>
      <w:r w:rsidRPr="00167601">
        <w:rPr>
          <w:rFonts w:ascii="Times New Roman" w:eastAsia="Times New Roman" w:hAnsi="Times New Roman" w:cs="Times New Roman"/>
        </w:rPr>
        <w:t xml:space="preserve">- в случае отказа от участия в Мероприятии (отказа от исполнения Договора) менее чем за 30 (тридцать) календарных дней до даты Мероприятия и по не зависящим от Организатора причинам, </w:t>
      </w:r>
      <w:del w:id="127" w:author="Дранишникова Анна Николаевна" w:date="2025-06-02T14:53:00Z">
        <w:r w:rsidRPr="00167601" w:rsidDel="00686FCF">
          <w:rPr>
            <w:rFonts w:ascii="Times New Roman" w:eastAsia="Times New Roman" w:hAnsi="Times New Roman" w:cs="Times New Roman"/>
          </w:rPr>
          <w:delText>Партнер</w:delText>
        </w:r>
      </w:del>
      <w:ins w:id="128" w:author="Дранишникова Анна Николаевна" w:date="2025-06-02T14:53:00Z">
        <w:r w:rsidR="00686FCF">
          <w:rPr>
            <w:rFonts w:ascii="Times New Roman" w:eastAsia="Times New Roman" w:hAnsi="Times New Roman" w:cs="Times New Roman"/>
          </w:rPr>
          <w:t>Участник</w:t>
        </w:r>
      </w:ins>
      <w:r w:rsidRPr="00167601">
        <w:rPr>
          <w:rFonts w:ascii="Times New Roman" w:eastAsia="Times New Roman" w:hAnsi="Times New Roman" w:cs="Times New Roman"/>
        </w:rPr>
        <w:t xml:space="preserve"> обязуется по письменному требованию Организатора оплатить Организатору денежные средства в размере 100% от предусмотренной Договором стоимости услуг, поступающих в собственность Организатора в качестве возмещения его имущественных потерь, связанных с затратами на подготовку Мероприятия (статья 406.1 Гражданского кодекса Российской Федерации).</w:t>
      </w:r>
    </w:p>
    <w:p w14:paraId="235D0D76" w14:textId="562AE1C5" w:rsidR="00711975" w:rsidRPr="00167601" w:rsidRDefault="00C06422">
      <w:pPr>
        <w:widowControl w:val="0"/>
        <w:spacing w:after="0"/>
        <w:jc w:val="both"/>
        <w:rPr>
          <w:rFonts w:ascii="Times New Roman" w:eastAsia="Times New Roman" w:hAnsi="Times New Roman" w:cs="Times New Roman"/>
        </w:rPr>
      </w:pPr>
      <w:del w:id="129" w:author="Дранишникова Анна Николаевна" w:date="2025-06-02T14:53:00Z">
        <w:r w:rsidRPr="00167601" w:rsidDel="00686FCF">
          <w:rPr>
            <w:rFonts w:ascii="Times New Roman" w:eastAsia="Times New Roman" w:hAnsi="Times New Roman" w:cs="Times New Roman"/>
          </w:rPr>
          <w:delText>Партнер</w:delText>
        </w:r>
      </w:del>
      <w:ins w:id="130" w:author="Дранишникова Анна Николаевна" w:date="2025-06-02T14:53:00Z">
        <w:r w:rsidR="00686FCF">
          <w:rPr>
            <w:rFonts w:ascii="Times New Roman" w:eastAsia="Times New Roman" w:hAnsi="Times New Roman" w:cs="Times New Roman"/>
          </w:rPr>
          <w:t>Участник</w:t>
        </w:r>
      </w:ins>
      <w:r w:rsidRPr="00167601">
        <w:rPr>
          <w:rFonts w:ascii="Times New Roman" w:eastAsia="Times New Roman" w:hAnsi="Times New Roman" w:cs="Times New Roman"/>
        </w:rPr>
        <w:t xml:space="preserve"> обязан выплатить вышеуказанные суммы Организатору в течение 5 (пяти) рабочих дней с даты получения соответствующего требования Организатора.  Организатор вправе удержать причитающиеся ему выплаты из сумм, ранее полученных от </w:t>
      </w:r>
      <w:del w:id="131" w:author="Дранишникова Анна Николаевна" w:date="2025-06-02T14:53:00Z">
        <w:r w:rsidRPr="00167601" w:rsidDel="00686FCF">
          <w:rPr>
            <w:rFonts w:ascii="Times New Roman" w:eastAsia="Times New Roman" w:hAnsi="Times New Roman" w:cs="Times New Roman"/>
          </w:rPr>
          <w:delText>Партнера</w:delText>
        </w:r>
      </w:del>
      <w:ins w:id="132" w:author="Дранишникова Анна Николаевна" w:date="2025-06-02T14:53:00Z">
        <w:r w:rsidR="00686FCF">
          <w:rPr>
            <w:rFonts w:ascii="Times New Roman" w:eastAsia="Times New Roman" w:hAnsi="Times New Roman" w:cs="Times New Roman"/>
          </w:rPr>
          <w:t>Участника</w:t>
        </w:r>
      </w:ins>
      <w:r w:rsidRPr="00167601">
        <w:rPr>
          <w:rFonts w:ascii="Times New Roman" w:eastAsia="Times New Roman" w:hAnsi="Times New Roman" w:cs="Times New Roman"/>
        </w:rPr>
        <w:t xml:space="preserve">, предварительно уведомив </w:t>
      </w:r>
      <w:del w:id="133" w:author="Дранишникова Анна Николаевна" w:date="2025-06-02T14:53:00Z">
        <w:r w:rsidRPr="00167601" w:rsidDel="00686FCF">
          <w:rPr>
            <w:rFonts w:ascii="Times New Roman" w:eastAsia="Times New Roman" w:hAnsi="Times New Roman" w:cs="Times New Roman"/>
          </w:rPr>
          <w:delText>Партнёр</w:delText>
        </w:r>
      </w:del>
      <w:ins w:id="134" w:author="Дранишникова Анна Николаевна" w:date="2025-06-02T14:53:00Z">
        <w:r w:rsidR="00686FCF">
          <w:rPr>
            <w:rFonts w:ascii="Times New Roman" w:eastAsia="Times New Roman" w:hAnsi="Times New Roman" w:cs="Times New Roman"/>
          </w:rPr>
          <w:t>Участник</w:t>
        </w:r>
      </w:ins>
      <w:r w:rsidRPr="00167601">
        <w:rPr>
          <w:rFonts w:ascii="Times New Roman" w:eastAsia="Times New Roman" w:hAnsi="Times New Roman" w:cs="Times New Roman"/>
        </w:rPr>
        <w:t>а.</w:t>
      </w:r>
    </w:p>
    <w:p w14:paraId="43DA2B87" w14:textId="77777777" w:rsidR="00711975" w:rsidRDefault="00711975">
      <w:pPr>
        <w:pStyle w:val="af3"/>
        <w:widowControl w:val="0"/>
        <w:spacing w:after="0"/>
        <w:ind w:left="567"/>
        <w:jc w:val="both"/>
        <w:rPr>
          <w:rFonts w:ascii="Times New Roman" w:eastAsia="Times New Roman" w:hAnsi="Times New Roman" w:cs="Times New Roman"/>
          <w:color w:val="7030A0"/>
        </w:rPr>
      </w:pPr>
    </w:p>
    <w:p w14:paraId="4C55555A" w14:textId="77777777" w:rsidR="00711975" w:rsidRDefault="00C06422">
      <w:pPr>
        <w:pStyle w:val="af3"/>
        <w:widowControl w:val="0"/>
        <w:numPr>
          <w:ilvl w:val="0"/>
          <w:numId w:val="9"/>
        </w:numPr>
        <w:spacing w:after="0"/>
        <w:jc w:val="center"/>
        <w:rPr>
          <w:rFonts w:ascii="Times New Roman" w:eastAsia="Times New Roman" w:hAnsi="Times New Roman" w:cs="Times New Roman"/>
          <w:color w:val="3C453C"/>
        </w:rPr>
      </w:pPr>
      <w:r>
        <w:rPr>
          <w:rFonts w:ascii="Times New Roman" w:eastAsia="Times New Roman" w:hAnsi="Times New Roman" w:cs="Times New Roman"/>
        </w:rPr>
        <w:t>ПРОЧИЕ УСЛОВИЯ</w:t>
      </w:r>
    </w:p>
    <w:p w14:paraId="00B8301F" w14:textId="77777777" w:rsidR="00711975" w:rsidRDefault="00C06422">
      <w:pPr>
        <w:pStyle w:val="af3"/>
        <w:widowControl w:val="0"/>
        <w:numPr>
          <w:ilvl w:val="1"/>
          <w:numId w:val="9"/>
        </w:numPr>
        <w:spacing w:after="0"/>
        <w:ind w:left="0" w:firstLine="567"/>
        <w:jc w:val="both"/>
        <w:rPr>
          <w:rFonts w:ascii="Times New Roman" w:eastAsia="Times New Roman" w:hAnsi="Times New Roman" w:cs="Times New Roman"/>
          <w:color w:val="3C453C"/>
        </w:rPr>
      </w:pPr>
      <w:r>
        <w:rPr>
          <w:rFonts w:ascii="Times New Roman" w:eastAsia="Times New Roman" w:hAnsi="Times New Roman" w:cs="Times New Roman"/>
        </w:rPr>
        <w:t>В случаях, не урегулированных настоящим Договором, стороны руководствуются действующим законодательством Российской Федерации.</w:t>
      </w:r>
    </w:p>
    <w:p w14:paraId="351AC13F" w14:textId="77777777"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Стороны обязуются незамедлительно уведомлять друг друга о любых обстоятельствах, которые могут влиять на выполнение ими своих обязательств.</w:t>
      </w:r>
    </w:p>
    <w:p w14:paraId="5E745944" w14:textId="77777777"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Все приложения, изменения и дополнения к настоящему Договору действительны лишь в том случае, если они совершены в письменной форме и подписаны договаривающимися сторонами.</w:t>
      </w:r>
    </w:p>
    <w:p w14:paraId="309160B4" w14:textId="77777777"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 xml:space="preserve">В процессе исполнения настоящего Договора Стороны обязуются принимать все необходимые меры для предотвращения коррупции и соблюдения антикоррупционных </w:t>
      </w:r>
      <w:r>
        <w:rPr>
          <w:rFonts w:ascii="Times New Roman" w:eastAsia="Times New Roman" w:hAnsi="Times New Roman" w:cs="Times New Roman"/>
        </w:rPr>
        <w:lastRenderedPageBreak/>
        <w:t>законов, в том числе гарантировать, что каждая из Сторон и ее работники/контрагенты предлагают, обещают или производят платежи только за реальные и законные услуги и (или) работы, и не предлагают, не производят, не обещают, не предоставляют, не поддерживают, не поощряют, не скрывают, не запрашивают и не принимают вознаграждения, гонорары, займы, подарки, иные ненадлежащие платежи или выгоды и преимущества, как в личных целях, так и в пользу третьих лиц.</w:t>
      </w:r>
    </w:p>
    <w:p w14:paraId="5437B733" w14:textId="77777777" w:rsidR="00711975" w:rsidRDefault="00C06422">
      <w:pPr>
        <w:pStyle w:val="af3"/>
        <w:widowControl w:val="0"/>
        <w:numPr>
          <w:ilvl w:val="1"/>
          <w:numId w:val="9"/>
        </w:numPr>
        <w:spacing w:after="0"/>
        <w:ind w:left="0" w:firstLine="567"/>
        <w:jc w:val="both"/>
        <w:rPr>
          <w:rFonts w:ascii="Times New Roman" w:eastAsia="Times New Roman" w:hAnsi="Times New Roman" w:cs="Times New Roman"/>
        </w:rPr>
      </w:pPr>
      <w:r>
        <w:rPr>
          <w:rFonts w:ascii="Times New Roman" w:eastAsia="Times New Roman" w:hAnsi="Times New Roman" w:cs="Times New Roman"/>
        </w:rPr>
        <w:t>Настоящий Договор составлен на русском языке в двух экземплярах, имеющих равную юридическую силу, для каждой из Сторон.</w:t>
      </w:r>
    </w:p>
    <w:p w14:paraId="787C093F" w14:textId="77777777" w:rsidR="00711975" w:rsidRDefault="00711975">
      <w:pPr>
        <w:pStyle w:val="af3"/>
        <w:widowControl w:val="0"/>
        <w:spacing w:after="0"/>
        <w:ind w:left="567"/>
        <w:jc w:val="both"/>
        <w:rPr>
          <w:rFonts w:ascii="Times New Roman" w:eastAsia="Times New Roman" w:hAnsi="Times New Roman" w:cs="Times New Roman"/>
        </w:rPr>
      </w:pPr>
    </w:p>
    <w:p w14:paraId="497BC167" w14:textId="77777777" w:rsidR="00711975" w:rsidRDefault="00C06422">
      <w:pPr>
        <w:pStyle w:val="af3"/>
        <w:widowControl w:val="0"/>
        <w:numPr>
          <w:ilvl w:val="0"/>
          <w:numId w:val="9"/>
        </w:numPr>
        <w:spacing w:after="0"/>
        <w:jc w:val="center"/>
        <w:rPr>
          <w:rFonts w:ascii="Times New Roman" w:eastAsia="Times New Roman" w:hAnsi="Times New Roman" w:cs="Times New Roman"/>
        </w:rPr>
      </w:pPr>
      <w:r>
        <w:rPr>
          <w:rFonts w:ascii="Times New Roman" w:eastAsia="Times New Roman" w:hAnsi="Times New Roman" w:cs="Times New Roman"/>
        </w:rPr>
        <w:t>СОБЛЮДЕНИЕ АНТИКОРРУПЦИОННОГО ЗАКОНОДАТЕЛЬСТВА</w:t>
      </w:r>
    </w:p>
    <w:p w14:paraId="2BB76EA7" w14:textId="77777777" w:rsidR="00711975" w:rsidRDefault="00711975">
      <w:pPr>
        <w:pStyle w:val="af3"/>
        <w:widowControl w:val="0"/>
        <w:spacing w:after="0"/>
        <w:ind w:left="360"/>
        <w:rPr>
          <w:rFonts w:ascii="Times New Roman" w:eastAsia="Times New Roman" w:hAnsi="Times New Roman" w:cs="Times New Roman"/>
        </w:rPr>
      </w:pPr>
    </w:p>
    <w:p w14:paraId="371CB52A" w14:textId="77777777" w:rsidR="00711975" w:rsidRDefault="00C06422">
      <w:pPr>
        <w:pStyle w:val="paragraph"/>
        <w:numPr>
          <w:ilvl w:val="1"/>
          <w:numId w:val="9"/>
        </w:numPr>
        <w:spacing w:before="0" w:beforeAutospacing="0" w:after="0" w:afterAutospacing="0"/>
        <w:ind w:left="0" w:firstLine="556"/>
        <w:jc w:val="both"/>
      </w:pPr>
      <w:r>
        <w:rPr>
          <w:rStyle w:val="normaltextrun"/>
        </w:rPr>
        <w:t>Ни одна из Сторон не вправе осуществлять какие-либо действия, запрещенные законодательством Российской Федерации или иным законодательством о противодействии коррупции, которое далее именуется «Антикоррупционное законодательство» и может применяться к какой-либо одной или обеим Сторонам Договора.</w:t>
      </w:r>
      <w:r>
        <w:rPr>
          <w:rStyle w:val="eop"/>
        </w:rPr>
        <w:t> </w:t>
      </w:r>
    </w:p>
    <w:p w14:paraId="635EE472" w14:textId="77777777" w:rsidR="00711975" w:rsidRDefault="00C06422">
      <w:pPr>
        <w:pStyle w:val="paragraph"/>
        <w:numPr>
          <w:ilvl w:val="1"/>
          <w:numId w:val="9"/>
        </w:numPr>
        <w:spacing w:before="0" w:beforeAutospacing="0" w:after="0" w:afterAutospacing="0"/>
        <w:ind w:left="0" w:firstLine="556"/>
        <w:jc w:val="both"/>
      </w:pPr>
      <w:r>
        <w:rPr>
          <w:rStyle w:val="normaltextrun"/>
        </w:rPr>
        <w:t>В дополнение к вышеизложенному ни одна из Сторон не вправе осуществлять какие-либо платежи, предлагать или передавать какие-либо ценности государственному и/или муниципальному служащему, работнику органов государственной власти, органов местного самоуправления, государственных и/или муниципальных организаций, какой-либо политической партии и/или кандидату на должность в органах государственной власти или местного самоуправления, либо или иному третьему лицу, если это приведет к нарушению Антикоррупционного законодательства.</w:t>
      </w:r>
      <w:r>
        <w:rPr>
          <w:rStyle w:val="eop"/>
        </w:rPr>
        <w:t> </w:t>
      </w:r>
    </w:p>
    <w:p w14:paraId="4A6EE199" w14:textId="77777777" w:rsidR="00711975" w:rsidRDefault="00711975">
      <w:pPr>
        <w:pStyle w:val="af3"/>
        <w:widowControl w:val="0"/>
        <w:spacing w:after="0"/>
        <w:ind w:left="360"/>
        <w:rPr>
          <w:rFonts w:ascii="Times New Roman" w:eastAsia="Times New Roman" w:hAnsi="Times New Roman" w:cs="Times New Roman"/>
        </w:rPr>
      </w:pPr>
    </w:p>
    <w:p w14:paraId="1AD191E9" w14:textId="77777777" w:rsidR="00711975" w:rsidRDefault="00C06422">
      <w:pPr>
        <w:pStyle w:val="af3"/>
        <w:widowControl w:val="0"/>
        <w:numPr>
          <w:ilvl w:val="0"/>
          <w:numId w:val="9"/>
        </w:numPr>
        <w:spacing w:after="0"/>
        <w:jc w:val="center"/>
        <w:rPr>
          <w:rFonts w:ascii="Times New Roman" w:eastAsia="Times New Roman" w:hAnsi="Times New Roman" w:cs="Times New Roman"/>
        </w:rPr>
      </w:pPr>
      <w:r>
        <w:rPr>
          <w:rFonts w:ascii="Times New Roman" w:eastAsia="Times New Roman" w:hAnsi="Times New Roman" w:cs="Times New Roman"/>
        </w:rPr>
        <w:t>АДРЕСА И РЕКВИЗИТЫ СТОРОН</w:t>
      </w:r>
    </w:p>
    <w:p w14:paraId="74D75DA0" w14:textId="77777777" w:rsidR="00711975" w:rsidRDefault="00711975">
      <w:pPr>
        <w:pStyle w:val="af3"/>
        <w:widowControl w:val="0"/>
        <w:spacing w:after="0"/>
        <w:ind w:left="360"/>
        <w:rPr>
          <w:rFonts w:ascii="Times New Roman" w:eastAsia="Times New Roman" w:hAnsi="Times New Roman" w:cs="Times New Roman"/>
        </w:rPr>
      </w:pPr>
    </w:p>
    <w:tbl>
      <w:tblPr>
        <w:tblW w:w="9498" w:type="dxa"/>
        <w:tblInd w:w="-72" w:type="dxa"/>
        <w:tblLayout w:type="fixed"/>
        <w:tblCellMar>
          <w:left w:w="70" w:type="dxa"/>
          <w:right w:w="70" w:type="dxa"/>
        </w:tblCellMar>
        <w:tblLook w:val="0000" w:firstRow="0" w:lastRow="0" w:firstColumn="0" w:lastColumn="0" w:noHBand="0" w:noVBand="0"/>
      </w:tblPr>
      <w:tblGrid>
        <w:gridCol w:w="4892"/>
        <w:gridCol w:w="4606"/>
      </w:tblGrid>
      <w:tr w:rsidR="00711975" w14:paraId="62381942" w14:textId="77777777">
        <w:tc>
          <w:tcPr>
            <w:tcW w:w="4892" w:type="dxa"/>
            <w:tcBorders>
              <w:top w:val="none" w:sz="4" w:space="0" w:color="000000"/>
              <w:left w:val="none" w:sz="4" w:space="0" w:color="000000"/>
              <w:bottom w:val="none" w:sz="4" w:space="0" w:color="000000"/>
              <w:right w:val="none" w:sz="4" w:space="0" w:color="000000"/>
            </w:tcBorders>
          </w:tcPr>
          <w:p w14:paraId="052FB5FE" w14:textId="77777777" w:rsidR="00711975" w:rsidRDefault="00C06422">
            <w:pPr>
              <w:spacing w:after="0"/>
              <w:rPr>
                <w:rFonts w:ascii="Times New Roman" w:eastAsia="Times New Roman" w:hAnsi="Times New Roman" w:cs="Times New Roman"/>
              </w:rPr>
            </w:pPr>
            <w:r>
              <w:rPr>
                <w:rFonts w:ascii="Times New Roman" w:eastAsia="Times New Roman" w:hAnsi="Times New Roman" w:cs="Times New Roman"/>
              </w:rPr>
              <w:t>Организатор</w:t>
            </w:r>
          </w:p>
          <w:p w14:paraId="5E432D28" w14:textId="787FD337" w:rsidR="00711975" w:rsidRDefault="00C06422">
            <w:pPr>
              <w:spacing w:after="0"/>
              <w:rPr>
                <w:rFonts w:ascii="Times New Roman" w:eastAsia="Times New Roman" w:hAnsi="Times New Roman" w:cs="Times New Roman"/>
              </w:rPr>
            </w:pPr>
            <w:bookmarkStart w:id="135" w:name="_Hlk7096480"/>
            <w:r>
              <w:rPr>
                <w:rFonts w:ascii="Times New Roman" w:eastAsia="Times New Roman" w:hAnsi="Times New Roman" w:cs="Times New Roman"/>
              </w:rPr>
              <w:t xml:space="preserve">Адрес: </w:t>
            </w:r>
          </w:p>
          <w:p w14:paraId="5228520A" w14:textId="1EF14BAC" w:rsidR="00711975" w:rsidRDefault="00C06422">
            <w:pPr>
              <w:spacing w:after="0"/>
              <w:rPr>
                <w:rFonts w:ascii="Times New Roman" w:eastAsia="Times New Roman" w:hAnsi="Times New Roman" w:cs="Times New Roman"/>
              </w:rPr>
            </w:pPr>
            <w:r>
              <w:rPr>
                <w:rFonts w:ascii="Times New Roman" w:eastAsia="Times New Roman" w:hAnsi="Times New Roman" w:cs="Times New Roman"/>
              </w:rPr>
              <w:t xml:space="preserve">ИНН/КПП </w:t>
            </w:r>
          </w:p>
          <w:p w14:paraId="6FE022CB" w14:textId="29F0BA63" w:rsidR="00711975" w:rsidRDefault="00C06422">
            <w:pPr>
              <w:spacing w:after="0"/>
              <w:rPr>
                <w:rFonts w:ascii="Times New Roman" w:eastAsia="Times New Roman" w:hAnsi="Times New Roman" w:cs="Times New Roman"/>
              </w:rPr>
            </w:pPr>
            <w:r>
              <w:rPr>
                <w:rFonts w:ascii="Times New Roman" w:eastAsia="Times New Roman" w:hAnsi="Times New Roman" w:cs="Times New Roman"/>
              </w:rPr>
              <w:t xml:space="preserve">Тел.: </w:t>
            </w:r>
          </w:p>
          <w:p w14:paraId="04A3CBCC" w14:textId="652B78AD" w:rsidR="00711975" w:rsidRPr="007E3CC2" w:rsidRDefault="00C06422">
            <w:pPr>
              <w:spacing w:after="0"/>
              <w:rPr>
                <w:rFonts w:ascii="Times New Roman" w:eastAsia="Times New Roman" w:hAnsi="Times New Roman" w:cs="Times New Roman"/>
              </w:rPr>
            </w:pPr>
            <w:r>
              <w:rPr>
                <w:rFonts w:ascii="Times New Roman" w:eastAsia="Times New Roman" w:hAnsi="Times New Roman" w:cs="Times New Roman"/>
                <w:lang w:val="en-US"/>
              </w:rPr>
              <w:t>E</w:t>
            </w:r>
            <w:r w:rsidRPr="007E3CC2">
              <w:rPr>
                <w:rFonts w:ascii="Times New Roman" w:eastAsia="Times New Roman" w:hAnsi="Times New Roman" w:cs="Times New Roman"/>
              </w:rPr>
              <w:t>-</w:t>
            </w:r>
            <w:r>
              <w:rPr>
                <w:rFonts w:ascii="Times New Roman" w:eastAsia="Times New Roman" w:hAnsi="Times New Roman" w:cs="Times New Roman"/>
                <w:lang w:val="en-US"/>
              </w:rPr>
              <w:t>mail</w:t>
            </w:r>
            <w:r w:rsidRPr="007E3CC2">
              <w:rPr>
                <w:rFonts w:ascii="Times New Roman" w:eastAsia="Times New Roman" w:hAnsi="Times New Roman" w:cs="Times New Roman"/>
              </w:rPr>
              <w:t xml:space="preserve">: </w:t>
            </w:r>
          </w:p>
          <w:p w14:paraId="1ACE02F0" w14:textId="088E1271" w:rsidR="00711975" w:rsidRDefault="00C06422">
            <w:pPr>
              <w:spacing w:after="0"/>
              <w:rPr>
                <w:rFonts w:ascii="Times New Roman" w:eastAsia="Times New Roman" w:hAnsi="Times New Roman" w:cs="Times New Roman"/>
              </w:rPr>
            </w:pPr>
            <w:r>
              <w:rPr>
                <w:rFonts w:ascii="Times New Roman" w:eastAsia="Times New Roman" w:hAnsi="Times New Roman" w:cs="Times New Roman"/>
              </w:rPr>
              <w:t xml:space="preserve">Банк: </w:t>
            </w:r>
          </w:p>
          <w:p w14:paraId="6C538302" w14:textId="6F5D85D4" w:rsidR="00711975" w:rsidRDefault="00C06422">
            <w:pPr>
              <w:spacing w:after="0"/>
              <w:rPr>
                <w:rFonts w:ascii="Times New Roman" w:eastAsia="Times New Roman" w:hAnsi="Times New Roman" w:cs="Times New Roman"/>
              </w:rPr>
            </w:pPr>
            <w:r>
              <w:rPr>
                <w:rFonts w:ascii="Times New Roman" w:eastAsia="Times New Roman" w:hAnsi="Times New Roman" w:cs="Times New Roman"/>
              </w:rPr>
              <w:t>БИК</w:t>
            </w:r>
          </w:p>
          <w:p w14:paraId="5AD5CB0D" w14:textId="6F2B68B9" w:rsidR="00711975" w:rsidRDefault="00C06422">
            <w:pPr>
              <w:spacing w:after="0"/>
              <w:rPr>
                <w:rFonts w:ascii="Times New Roman" w:eastAsia="Times New Roman" w:hAnsi="Times New Roman" w:cs="Times New Roman"/>
              </w:rPr>
            </w:pPr>
            <w:r>
              <w:rPr>
                <w:rFonts w:ascii="Times New Roman" w:eastAsia="Times New Roman" w:hAnsi="Times New Roman" w:cs="Times New Roman"/>
              </w:rPr>
              <w:t xml:space="preserve">Р/с </w:t>
            </w:r>
          </w:p>
          <w:p w14:paraId="56DB9E25" w14:textId="73C34102" w:rsidR="00711975" w:rsidRDefault="00C06422">
            <w:pPr>
              <w:spacing w:after="0"/>
              <w:rPr>
                <w:rFonts w:ascii="Times New Roman" w:eastAsia="Times New Roman" w:hAnsi="Times New Roman" w:cs="Times New Roman"/>
              </w:rPr>
            </w:pPr>
            <w:r>
              <w:rPr>
                <w:rFonts w:ascii="Times New Roman" w:eastAsia="Times New Roman" w:hAnsi="Times New Roman" w:cs="Times New Roman"/>
              </w:rPr>
              <w:t xml:space="preserve">К/с </w:t>
            </w:r>
            <w:bookmarkEnd w:id="135"/>
          </w:p>
          <w:p w14:paraId="424EC4E9" w14:textId="6A1C8543" w:rsidR="00711975" w:rsidRDefault="00C06422">
            <w:pPr>
              <w:spacing w:after="0"/>
              <w:rPr>
                <w:rFonts w:ascii="Times New Roman" w:eastAsia="Times New Roman" w:hAnsi="Times New Roman" w:cs="Times New Roman"/>
              </w:rPr>
            </w:pPr>
            <w:r>
              <w:rPr>
                <w:rFonts w:ascii="Times New Roman" w:eastAsia="Times New Roman" w:hAnsi="Times New Roman" w:cs="Times New Roman"/>
              </w:rPr>
              <w:t xml:space="preserve">ОГРН </w:t>
            </w:r>
          </w:p>
          <w:p w14:paraId="62E505D2" w14:textId="1B1AB19D" w:rsidR="00711975" w:rsidRDefault="00C06422">
            <w:pPr>
              <w:spacing w:after="0"/>
              <w:rPr>
                <w:rFonts w:ascii="Times New Roman" w:eastAsia="Times New Roman" w:hAnsi="Times New Roman" w:cs="Times New Roman"/>
              </w:rPr>
            </w:pPr>
            <w:r>
              <w:rPr>
                <w:rFonts w:ascii="Times New Roman" w:eastAsia="Times New Roman" w:hAnsi="Times New Roman" w:cs="Times New Roman"/>
              </w:rPr>
              <w:t>ОКПО</w:t>
            </w:r>
          </w:p>
          <w:p w14:paraId="071D27B4" w14:textId="77777777" w:rsidR="00711975" w:rsidRDefault="00711975">
            <w:pPr>
              <w:spacing w:after="0"/>
              <w:rPr>
                <w:rFonts w:ascii="Times New Roman" w:eastAsia="Times New Roman" w:hAnsi="Times New Roman" w:cs="Times New Roman"/>
              </w:rPr>
            </w:pPr>
          </w:p>
          <w:p w14:paraId="0488D2C6" w14:textId="77777777" w:rsidR="00711975" w:rsidRDefault="00711975">
            <w:pPr>
              <w:spacing w:after="0"/>
              <w:rPr>
                <w:rFonts w:ascii="Times New Roman" w:eastAsia="Times New Roman" w:hAnsi="Times New Roman" w:cs="Times New Roman"/>
              </w:rPr>
            </w:pPr>
          </w:p>
          <w:p w14:paraId="100ABA1E" w14:textId="77777777" w:rsidR="00711975" w:rsidRDefault="00711975">
            <w:pPr>
              <w:spacing w:after="0"/>
              <w:rPr>
                <w:rFonts w:ascii="Times New Roman" w:eastAsia="Times New Roman" w:hAnsi="Times New Roman" w:cs="Times New Roman"/>
              </w:rPr>
            </w:pPr>
          </w:p>
          <w:p w14:paraId="0692CF9E" w14:textId="5AF233FB" w:rsidR="00711975" w:rsidRPr="008A7160" w:rsidRDefault="00B65C46">
            <w:pPr>
              <w:spacing w:after="0"/>
              <w:rPr>
                <w:rFonts w:ascii="Times New Roman" w:eastAsia="Times New Roman" w:hAnsi="Times New Roman" w:cs="Times New Roman"/>
                <w:lang w:val="en-US"/>
                <w:rPrChange w:id="136" w:author="Козлова Ольга Александровна" w:date="2025-06-05T15:50:00Z">
                  <w:rPr>
                    <w:rFonts w:ascii="Times New Roman" w:eastAsia="Times New Roman" w:hAnsi="Times New Roman" w:cs="Times New Roman"/>
                  </w:rPr>
                </w:rPrChange>
              </w:rPr>
            </w:pPr>
            <w:r>
              <w:rPr>
                <w:rFonts w:ascii="Times New Roman" w:eastAsia="Times New Roman" w:hAnsi="Times New Roman" w:cs="Times New Roman"/>
              </w:rPr>
              <w:t>Генеральный</w:t>
            </w:r>
            <w:r w:rsidR="00C06422">
              <w:rPr>
                <w:rFonts w:ascii="Times New Roman" w:eastAsia="Times New Roman" w:hAnsi="Times New Roman" w:cs="Times New Roman"/>
              </w:rPr>
              <w:t xml:space="preserve"> директор </w:t>
            </w:r>
          </w:p>
          <w:p w14:paraId="49339526" w14:textId="77777777" w:rsidR="00711975" w:rsidRDefault="00711975">
            <w:pPr>
              <w:spacing w:after="0"/>
              <w:rPr>
                <w:rFonts w:ascii="Times New Roman" w:eastAsia="Times New Roman" w:hAnsi="Times New Roman" w:cs="Times New Roman"/>
              </w:rPr>
            </w:pPr>
          </w:p>
          <w:p w14:paraId="6F85866D" w14:textId="57AA80B5" w:rsidR="00BC06EC" w:rsidRDefault="00BC06EC">
            <w:pPr>
              <w:spacing w:after="0"/>
              <w:rPr>
                <w:rFonts w:ascii="Times New Roman" w:eastAsia="Times New Roman" w:hAnsi="Times New Roman" w:cs="Times New Roman"/>
              </w:rPr>
            </w:pPr>
          </w:p>
          <w:p w14:paraId="6A4D0FE3" w14:textId="7F6552B6" w:rsidR="00711975" w:rsidRDefault="00C06422">
            <w:pPr>
              <w:spacing w:after="0"/>
              <w:rPr>
                <w:rFonts w:ascii="Times New Roman" w:eastAsia="Times New Roman" w:hAnsi="Times New Roman" w:cs="Times New Roman"/>
              </w:rPr>
            </w:pPr>
            <w:r>
              <w:rPr>
                <w:rFonts w:ascii="Times New Roman" w:eastAsia="Times New Roman" w:hAnsi="Times New Roman" w:cs="Times New Roman"/>
              </w:rPr>
              <w:t>_________________ М.П.</w:t>
            </w:r>
          </w:p>
        </w:tc>
        <w:tc>
          <w:tcPr>
            <w:tcW w:w="4606" w:type="dxa"/>
            <w:tcBorders>
              <w:top w:val="none" w:sz="4" w:space="0" w:color="000000"/>
              <w:left w:val="none" w:sz="4" w:space="0" w:color="000000"/>
              <w:bottom w:val="none" w:sz="4" w:space="0" w:color="000000"/>
              <w:right w:val="none" w:sz="4" w:space="0" w:color="000000"/>
            </w:tcBorders>
          </w:tcPr>
          <w:p w14:paraId="2967726D" w14:textId="753257E0" w:rsidR="00711975" w:rsidRDefault="00C06422">
            <w:pPr>
              <w:spacing w:after="0"/>
              <w:rPr>
                <w:rFonts w:ascii="Times New Roman" w:eastAsia="Times New Roman" w:hAnsi="Times New Roman" w:cs="Times New Roman"/>
              </w:rPr>
            </w:pPr>
            <w:del w:id="137" w:author="Дранишникова Анна Николаевна" w:date="2025-06-02T14:54:00Z">
              <w:r w:rsidDel="005B3556">
                <w:rPr>
                  <w:rFonts w:ascii="Times New Roman" w:eastAsia="Times New Roman" w:hAnsi="Times New Roman" w:cs="Times New Roman"/>
                </w:rPr>
                <w:delText>Партнер</w:delText>
              </w:r>
            </w:del>
            <w:ins w:id="138" w:author="Дранишникова Анна Николаевна" w:date="2025-06-02T14:54:00Z">
              <w:r w:rsidR="005B3556">
                <w:rPr>
                  <w:rFonts w:ascii="Times New Roman" w:eastAsia="Times New Roman" w:hAnsi="Times New Roman" w:cs="Times New Roman"/>
                </w:rPr>
                <w:t>Участник</w:t>
              </w:r>
            </w:ins>
          </w:p>
          <w:p w14:paraId="47EAC2DF" w14:textId="77777777" w:rsidR="0008386B" w:rsidRPr="0008386B" w:rsidRDefault="0008386B" w:rsidP="0008386B">
            <w:pPr>
              <w:spacing w:after="0"/>
              <w:rPr>
                <w:rFonts w:ascii="Times New Roman" w:eastAsia="Times New Roman" w:hAnsi="Times New Roman" w:cs="Times New Roman"/>
                <w:u w:val="single"/>
              </w:rPr>
            </w:pPr>
            <w:r w:rsidRPr="0008386B">
              <w:rPr>
                <w:rFonts w:ascii="Times New Roman" w:eastAsia="Times New Roman" w:hAnsi="Times New Roman" w:cs="Times New Roman"/>
                <w:u w:val="single"/>
              </w:rPr>
              <w:t>ООО «ДНК-Технология»</w:t>
            </w:r>
          </w:p>
          <w:p w14:paraId="1442CFF0" w14:textId="77777777" w:rsidR="0008386B" w:rsidRDefault="0008386B" w:rsidP="0008386B">
            <w:pPr>
              <w:spacing w:after="0"/>
              <w:rPr>
                <w:rFonts w:ascii="Times New Roman" w:eastAsia="Times New Roman" w:hAnsi="Times New Roman" w:cs="Times New Roman"/>
              </w:rPr>
            </w:pPr>
            <w:r>
              <w:rPr>
                <w:rFonts w:ascii="Times New Roman" w:eastAsia="Times New Roman" w:hAnsi="Times New Roman" w:cs="Times New Roman"/>
              </w:rPr>
              <w:t>Адрес: 117587, Москва г, Варшавское ш, дом № 125Ж, корпус 6 этаж 5, комната 14</w:t>
            </w:r>
          </w:p>
          <w:p w14:paraId="622FE561" w14:textId="77777777" w:rsidR="0008386B" w:rsidRDefault="0008386B" w:rsidP="0008386B">
            <w:pPr>
              <w:spacing w:after="0"/>
              <w:rPr>
                <w:rFonts w:ascii="Times New Roman" w:eastAsia="Times New Roman" w:hAnsi="Times New Roman" w:cs="Times New Roman"/>
              </w:rPr>
            </w:pPr>
            <w:r>
              <w:rPr>
                <w:rFonts w:ascii="Times New Roman" w:eastAsia="Times New Roman" w:hAnsi="Times New Roman" w:cs="Times New Roman"/>
              </w:rPr>
              <w:t>ИНН 7723537840 КПП 772601001</w:t>
            </w:r>
          </w:p>
          <w:p w14:paraId="627FA71B" w14:textId="77777777" w:rsidR="0008386B" w:rsidRDefault="0008386B" w:rsidP="0008386B">
            <w:pPr>
              <w:spacing w:after="0"/>
              <w:rPr>
                <w:rFonts w:ascii="Times New Roman" w:eastAsia="Times New Roman" w:hAnsi="Times New Roman" w:cs="Times New Roman"/>
              </w:rPr>
            </w:pPr>
            <w:r>
              <w:rPr>
                <w:rFonts w:ascii="Times New Roman" w:eastAsia="Times New Roman" w:hAnsi="Times New Roman" w:cs="Times New Roman"/>
              </w:rPr>
              <w:t>ОГРН 1057746762105</w:t>
            </w:r>
          </w:p>
          <w:p w14:paraId="563AB416" w14:textId="77777777" w:rsidR="0008386B" w:rsidRDefault="0008386B" w:rsidP="0008386B">
            <w:pPr>
              <w:spacing w:after="0"/>
              <w:rPr>
                <w:rFonts w:ascii="Times New Roman" w:eastAsia="Times New Roman" w:hAnsi="Times New Roman" w:cs="Times New Roman"/>
              </w:rPr>
            </w:pPr>
            <w:r>
              <w:rPr>
                <w:rFonts w:ascii="Times New Roman" w:eastAsia="Times New Roman" w:hAnsi="Times New Roman" w:cs="Times New Roman"/>
              </w:rPr>
              <w:t>Тел.: +7(495)640-17-71</w:t>
            </w:r>
          </w:p>
          <w:p w14:paraId="251BA4CF" w14:textId="77777777" w:rsidR="0008386B" w:rsidRDefault="0008386B" w:rsidP="0008386B">
            <w:pPr>
              <w:spacing w:after="0"/>
              <w:rPr>
                <w:rFonts w:ascii="Times New Roman" w:eastAsia="Times New Roman" w:hAnsi="Times New Roman" w:cs="Times New Roman"/>
              </w:rPr>
            </w:pPr>
            <w:r w:rsidRPr="0008386B">
              <w:rPr>
                <w:rFonts w:ascii="Times New Roman" w:eastAsia="Times New Roman" w:hAnsi="Times New Roman" w:cs="Times New Roman"/>
              </w:rPr>
              <w:t>E</w:t>
            </w:r>
            <w:r>
              <w:rPr>
                <w:rFonts w:ascii="Times New Roman" w:eastAsia="Times New Roman" w:hAnsi="Times New Roman" w:cs="Times New Roman"/>
              </w:rPr>
              <w:t>-</w:t>
            </w:r>
            <w:r w:rsidRPr="0008386B">
              <w:rPr>
                <w:rFonts w:ascii="Times New Roman" w:eastAsia="Times New Roman" w:hAnsi="Times New Roman" w:cs="Times New Roman"/>
              </w:rPr>
              <w:t>mail</w:t>
            </w:r>
            <w:r>
              <w:rPr>
                <w:rFonts w:ascii="Times New Roman" w:eastAsia="Times New Roman" w:hAnsi="Times New Roman" w:cs="Times New Roman"/>
              </w:rPr>
              <w:t xml:space="preserve">: </w:t>
            </w:r>
            <w:hyperlink r:id="rId11" w:tooltip="mailto:mail@dna-technology.ru" w:history="1">
              <w:r>
                <w:rPr>
                  <w:rFonts w:ascii="Times New Roman" w:eastAsia="Times New Roman" w:hAnsi="Times New Roman" w:cs="Times New Roman"/>
                </w:rPr>
                <w:t>mail@dna-technology.ru</w:t>
              </w:r>
            </w:hyperlink>
          </w:p>
          <w:p w14:paraId="308E537F" w14:textId="77777777" w:rsidR="0008386B" w:rsidRDefault="0008386B" w:rsidP="0008386B">
            <w:pPr>
              <w:spacing w:after="0"/>
              <w:rPr>
                <w:rFonts w:ascii="Times New Roman" w:eastAsia="Times New Roman" w:hAnsi="Times New Roman" w:cs="Times New Roman"/>
              </w:rPr>
            </w:pPr>
            <w:r>
              <w:rPr>
                <w:rFonts w:ascii="Times New Roman" w:eastAsia="Times New Roman" w:hAnsi="Times New Roman" w:cs="Times New Roman"/>
              </w:rPr>
              <w:t>Банк: ПАО Сбербанк, г. Москва</w:t>
            </w:r>
          </w:p>
          <w:p w14:paraId="5F25EEC0" w14:textId="77777777" w:rsidR="0008386B" w:rsidRDefault="0008386B" w:rsidP="0008386B">
            <w:pPr>
              <w:spacing w:after="0"/>
              <w:rPr>
                <w:rFonts w:ascii="Times New Roman" w:eastAsia="Times New Roman" w:hAnsi="Times New Roman" w:cs="Times New Roman"/>
              </w:rPr>
            </w:pPr>
            <w:r>
              <w:rPr>
                <w:rFonts w:ascii="Times New Roman" w:eastAsia="Times New Roman" w:hAnsi="Times New Roman" w:cs="Times New Roman"/>
              </w:rPr>
              <w:t>БИК 044525225</w:t>
            </w:r>
          </w:p>
          <w:p w14:paraId="4D451DC1" w14:textId="77777777" w:rsidR="0008386B" w:rsidRDefault="0008386B" w:rsidP="0008386B">
            <w:pPr>
              <w:spacing w:after="0"/>
              <w:rPr>
                <w:rFonts w:ascii="Times New Roman" w:eastAsia="Times New Roman" w:hAnsi="Times New Roman" w:cs="Times New Roman"/>
              </w:rPr>
            </w:pPr>
            <w:r>
              <w:rPr>
                <w:rFonts w:ascii="Times New Roman" w:eastAsia="Times New Roman" w:hAnsi="Times New Roman" w:cs="Times New Roman"/>
              </w:rPr>
              <w:t>Р/с 40702810438060147297</w:t>
            </w:r>
          </w:p>
          <w:p w14:paraId="6F93656E" w14:textId="77777777" w:rsidR="0008386B" w:rsidRDefault="0008386B" w:rsidP="0008386B">
            <w:pPr>
              <w:spacing w:after="0"/>
              <w:rPr>
                <w:rFonts w:ascii="Times New Roman" w:eastAsia="Times New Roman" w:hAnsi="Times New Roman" w:cs="Times New Roman"/>
              </w:rPr>
            </w:pPr>
            <w:r>
              <w:rPr>
                <w:rFonts w:ascii="Times New Roman" w:eastAsia="Times New Roman" w:hAnsi="Times New Roman" w:cs="Times New Roman"/>
              </w:rPr>
              <w:t>К/с 30101810400000000225</w:t>
            </w:r>
          </w:p>
          <w:p w14:paraId="04A71185" w14:textId="77777777" w:rsidR="0008386B" w:rsidRDefault="0008386B" w:rsidP="0008386B">
            <w:pPr>
              <w:spacing w:after="0"/>
              <w:rPr>
                <w:rFonts w:ascii="Times New Roman" w:eastAsia="Times New Roman" w:hAnsi="Times New Roman" w:cs="Times New Roman"/>
              </w:rPr>
            </w:pPr>
          </w:p>
          <w:p w14:paraId="1857C5CE" w14:textId="77777777" w:rsidR="0008386B" w:rsidDel="00071122" w:rsidRDefault="0008386B" w:rsidP="0008386B">
            <w:pPr>
              <w:spacing w:after="0"/>
              <w:rPr>
                <w:del w:id="139" w:author="Козлова Ольга Александровна" w:date="2025-06-05T15:44:00Z"/>
                <w:rFonts w:ascii="Times New Roman" w:eastAsia="Times New Roman" w:hAnsi="Times New Roman" w:cs="Times New Roman"/>
              </w:rPr>
            </w:pPr>
          </w:p>
          <w:p w14:paraId="7A4C22EF" w14:textId="77777777" w:rsidR="0008386B" w:rsidDel="00071122" w:rsidRDefault="0008386B" w:rsidP="0008386B">
            <w:pPr>
              <w:spacing w:after="0"/>
              <w:rPr>
                <w:del w:id="140" w:author="Козлова Ольга Александровна" w:date="2025-06-05T15:44:00Z"/>
                <w:rFonts w:ascii="Times New Roman" w:eastAsia="Times New Roman" w:hAnsi="Times New Roman" w:cs="Times New Roman"/>
              </w:rPr>
            </w:pPr>
          </w:p>
          <w:p w14:paraId="55E52661" w14:textId="77777777" w:rsidR="0008386B" w:rsidRDefault="0008386B" w:rsidP="0008386B">
            <w:pPr>
              <w:spacing w:after="0"/>
              <w:rPr>
                <w:rFonts w:ascii="Times New Roman" w:eastAsia="Times New Roman" w:hAnsi="Times New Roman" w:cs="Times New Roman"/>
              </w:rPr>
            </w:pPr>
          </w:p>
          <w:p w14:paraId="52FE454F" w14:textId="2762345F" w:rsidR="0008386B" w:rsidRDefault="0008386B" w:rsidP="0008386B">
            <w:pPr>
              <w:spacing w:after="0"/>
              <w:rPr>
                <w:rFonts w:ascii="Times New Roman" w:eastAsia="Times New Roman" w:hAnsi="Times New Roman" w:cs="Times New Roman"/>
              </w:rPr>
            </w:pPr>
            <w:r>
              <w:rPr>
                <w:rFonts w:ascii="Times New Roman" w:eastAsia="Times New Roman" w:hAnsi="Times New Roman" w:cs="Times New Roman"/>
              </w:rPr>
              <w:t>Генеральный директор</w:t>
            </w:r>
            <w:del w:id="141" w:author="Дранишникова Анна Николаевна" w:date="2025-06-02T14:54:00Z">
              <w:r w:rsidDel="005B3556">
                <w:rPr>
                  <w:rFonts w:ascii="Times New Roman" w:eastAsia="Times New Roman" w:hAnsi="Times New Roman" w:cs="Times New Roman"/>
                </w:rPr>
                <w:delText>а</w:delText>
              </w:r>
            </w:del>
          </w:p>
          <w:p w14:paraId="7FB5BB04" w14:textId="77777777" w:rsidR="0008386B" w:rsidRDefault="0008386B" w:rsidP="0008386B">
            <w:pPr>
              <w:spacing w:after="0"/>
              <w:rPr>
                <w:rFonts w:ascii="Times New Roman" w:eastAsia="Times New Roman" w:hAnsi="Times New Roman" w:cs="Times New Roman"/>
              </w:rPr>
            </w:pPr>
          </w:p>
          <w:p w14:paraId="79D4880E" w14:textId="77777777" w:rsidR="0008386B" w:rsidRDefault="0008386B" w:rsidP="0008386B">
            <w:pPr>
              <w:spacing w:after="0"/>
              <w:rPr>
                <w:rFonts w:ascii="Times New Roman" w:eastAsia="Times New Roman" w:hAnsi="Times New Roman" w:cs="Times New Roman"/>
              </w:rPr>
            </w:pPr>
          </w:p>
          <w:p w14:paraId="697467CF" w14:textId="77777777" w:rsidR="0008386B" w:rsidRDefault="0008386B" w:rsidP="0008386B">
            <w:pPr>
              <w:spacing w:after="0"/>
              <w:rPr>
                <w:rFonts w:ascii="Times New Roman" w:eastAsia="Times New Roman" w:hAnsi="Times New Roman" w:cs="Times New Roman"/>
              </w:rPr>
            </w:pPr>
            <w:r>
              <w:rPr>
                <w:rFonts w:ascii="Times New Roman" w:eastAsia="Times New Roman" w:hAnsi="Times New Roman" w:cs="Times New Roman"/>
              </w:rPr>
              <w:t>_______________Колин В.В.</w:t>
            </w:r>
          </w:p>
          <w:p w14:paraId="47B0110F" w14:textId="31BF719A" w:rsidR="00711975" w:rsidRDefault="0008386B" w:rsidP="0008386B">
            <w:pPr>
              <w:spacing w:after="0"/>
              <w:rPr>
                <w:rFonts w:ascii="Times New Roman" w:eastAsia="Times New Roman" w:hAnsi="Times New Roman" w:cs="Times New Roman"/>
              </w:rPr>
            </w:pPr>
            <w:r>
              <w:rPr>
                <w:rFonts w:ascii="Times New Roman" w:eastAsia="Times New Roman" w:hAnsi="Times New Roman" w:cs="Times New Roman"/>
              </w:rPr>
              <w:t>М.П.</w:t>
            </w:r>
          </w:p>
          <w:p w14:paraId="488B5174" w14:textId="77777777" w:rsidR="00711975" w:rsidRDefault="00711975">
            <w:pPr>
              <w:spacing w:after="0"/>
              <w:rPr>
                <w:rFonts w:ascii="Times New Roman" w:eastAsia="Times New Roman" w:hAnsi="Times New Roman" w:cs="Times New Roman"/>
              </w:rPr>
            </w:pPr>
          </w:p>
          <w:p w14:paraId="23C0A34A" w14:textId="77777777" w:rsidR="00711975" w:rsidRDefault="00711975">
            <w:pPr>
              <w:spacing w:after="0"/>
              <w:rPr>
                <w:rFonts w:ascii="Times New Roman" w:eastAsia="Times New Roman" w:hAnsi="Times New Roman" w:cs="Times New Roman"/>
              </w:rPr>
            </w:pPr>
          </w:p>
          <w:p w14:paraId="304500AF" w14:textId="77777777" w:rsidR="00711975" w:rsidRDefault="00711975">
            <w:pPr>
              <w:spacing w:after="0"/>
              <w:rPr>
                <w:rFonts w:ascii="Times New Roman" w:eastAsia="Times New Roman" w:hAnsi="Times New Roman" w:cs="Times New Roman"/>
              </w:rPr>
            </w:pPr>
          </w:p>
        </w:tc>
      </w:tr>
    </w:tbl>
    <w:p w14:paraId="1D2DD118" w14:textId="77777777" w:rsidR="00711975" w:rsidRDefault="00711975">
      <w:pPr>
        <w:widowControl w:val="0"/>
        <w:tabs>
          <w:tab w:val="left" w:pos="567"/>
        </w:tabs>
        <w:spacing w:after="0"/>
        <w:jc w:val="center"/>
        <w:rPr>
          <w:rFonts w:ascii="Times New Roman" w:eastAsia="Times New Roman" w:hAnsi="Times New Roman" w:cs="Times New Roman"/>
        </w:rPr>
      </w:pPr>
    </w:p>
    <w:p w14:paraId="01BB5094" w14:textId="77777777" w:rsidR="00711975" w:rsidRDefault="00C06422">
      <w:pPr>
        <w:spacing w:after="160" w:line="259" w:lineRule="auto"/>
        <w:rPr>
          <w:rFonts w:ascii="Times New Roman" w:eastAsia="Times New Roman" w:hAnsi="Times New Roman" w:cs="Times New Roman"/>
        </w:rPr>
      </w:pPr>
      <w:r>
        <w:rPr>
          <w:rFonts w:ascii="Times New Roman" w:eastAsia="Times New Roman" w:hAnsi="Times New Roman" w:cs="Times New Roman"/>
        </w:rPr>
        <w:br w:type="page" w:clear="all"/>
      </w:r>
    </w:p>
    <w:p w14:paraId="0A0EDC7D" w14:textId="77777777" w:rsidR="00711975" w:rsidRDefault="00711975">
      <w:pPr>
        <w:widowControl w:val="0"/>
        <w:spacing w:after="0"/>
        <w:ind w:left="4678"/>
        <w:rPr>
          <w:rFonts w:ascii="Times New Roman" w:eastAsia="Times New Roman" w:hAnsi="Times New Roman" w:cs="Times New Roman"/>
        </w:rPr>
      </w:pPr>
    </w:p>
    <w:p w14:paraId="772D6D05" w14:textId="77777777" w:rsidR="00711975" w:rsidRDefault="00711975">
      <w:pPr>
        <w:widowControl w:val="0"/>
        <w:spacing w:after="0"/>
        <w:ind w:left="4678"/>
        <w:rPr>
          <w:rFonts w:ascii="Times New Roman" w:eastAsia="Times New Roman" w:hAnsi="Times New Roman" w:cs="Times New Roman"/>
        </w:rPr>
      </w:pPr>
    </w:p>
    <w:p w14:paraId="24BC3FD6" w14:textId="58ECAF46" w:rsidR="00711975" w:rsidRPr="007C3A79" w:rsidRDefault="00C06422">
      <w:pPr>
        <w:widowControl w:val="0"/>
        <w:spacing w:after="0"/>
        <w:ind w:left="4678"/>
        <w:rPr>
          <w:rFonts w:ascii="Times New Roman" w:eastAsia="Times New Roman" w:hAnsi="Times New Roman" w:cs="Times New Roman"/>
        </w:rPr>
      </w:pPr>
      <w:r>
        <w:rPr>
          <w:rFonts w:ascii="Times New Roman" w:eastAsia="Times New Roman" w:hAnsi="Times New Roman" w:cs="Times New Roman"/>
        </w:rPr>
        <w:t xml:space="preserve">Приложение № 1 к договору </w:t>
      </w:r>
      <w:del w:id="142" w:author="Дранишникова Анна Николаевна" w:date="2025-06-02T14:55:00Z">
        <w:r w:rsidDel="005B3556">
          <w:rPr>
            <w:rFonts w:ascii="Times New Roman" w:eastAsia="Times New Roman" w:hAnsi="Times New Roman" w:cs="Times New Roman"/>
          </w:rPr>
          <w:delText>об оказании спонсорской поддержки</w:delText>
        </w:r>
      </w:del>
      <w:r>
        <w:rPr>
          <w:rFonts w:ascii="Times New Roman" w:eastAsia="Times New Roman" w:hAnsi="Times New Roman" w:cs="Times New Roman"/>
        </w:rPr>
        <w:t xml:space="preserve"> от </w:t>
      </w:r>
      <w:proofErr w:type="gramStart"/>
      <w:r>
        <w:rPr>
          <w:rFonts w:ascii="Times New Roman" w:eastAsia="Times New Roman" w:hAnsi="Times New Roman" w:cs="Times New Roman"/>
        </w:rPr>
        <w:t>«»  202</w:t>
      </w:r>
      <w:r w:rsidR="00BC06EC">
        <w:rPr>
          <w:rFonts w:ascii="Times New Roman" w:eastAsia="Times New Roman" w:hAnsi="Times New Roman" w:cs="Times New Roman"/>
        </w:rPr>
        <w:t>5</w:t>
      </w:r>
      <w:proofErr w:type="gramEnd"/>
      <w:r>
        <w:rPr>
          <w:rFonts w:ascii="Times New Roman" w:eastAsia="Times New Roman" w:hAnsi="Times New Roman" w:cs="Times New Roman"/>
        </w:rPr>
        <w:t xml:space="preserve"> года № </w:t>
      </w:r>
    </w:p>
    <w:p w14:paraId="64E9B601" w14:textId="77777777" w:rsidR="00711975" w:rsidRDefault="00711975">
      <w:pPr>
        <w:widowControl w:val="0"/>
        <w:spacing w:after="0"/>
        <w:ind w:left="4678"/>
        <w:rPr>
          <w:rFonts w:ascii="Times New Roman" w:eastAsia="Times New Roman" w:hAnsi="Times New Roman" w:cs="Times New Roman"/>
        </w:rPr>
      </w:pPr>
    </w:p>
    <w:p w14:paraId="74F82637" w14:textId="77777777" w:rsidR="00711975" w:rsidRDefault="00711975">
      <w:pPr>
        <w:widowControl w:val="0"/>
        <w:tabs>
          <w:tab w:val="left" w:pos="567"/>
        </w:tabs>
        <w:spacing w:after="0"/>
        <w:jc w:val="center"/>
        <w:rPr>
          <w:rFonts w:ascii="Times New Roman" w:eastAsia="Times New Roman" w:hAnsi="Times New Roman" w:cs="Times New Roman"/>
        </w:rPr>
      </w:pPr>
    </w:p>
    <w:p w14:paraId="6EDF14B9" w14:textId="77777777" w:rsidR="00711975" w:rsidRDefault="00C06422">
      <w:pPr>
        <w:widowControl w:val="0"/>
        <w:tabs>
          <w:tab w:val="left" w:pos="567"/>
        </w:tabs>
        <w:spacing w:after="0"/>
        <w:jc w:val="center"/>
        <w:rPr>
          <w:rFonts w:ascii="Times New Roman" w:eastAsia="Times New Roman" w:hAnsi="Times New Roman" w:cs="Times New Roman"/>
        </w:rPr>
      </w:pPr>
      <w:r>
        <w:rPr>
          <w:rFonts w:ascii="Times New Roman" w:eastAsia="Times New Roman" w:hAnsi="Times New Roman" w:cs="Times New Roman"/>
        </w:rPr>
        <w:t>ПЕРЕЧЕНЬ УСЛУГ</w:t>
      </w:r>
    </w:p>
    <w:p w14:paraId="7F2AEA13" w14:textId="77777777" w:rsidR="00711975" w:rsidRDefault="00711975">
      <w:pPr>
        <w:spacing w:after="0"/>
        <w:jc w:val="center"/>
        <w:rPr>
          <w:rFonts w:ascii="Times New Roman" w:eastAsia="Times New Roman" w:hAnsi="Times New Roman" w:cs="Times New Roman"/>
        </w:rPr>
      </w:pPr>
    </w:p>
    <w:p w14:paraId="2C62D842" w14:textId="77777777" w:rsidR="00711975" w:rsidRDefault="00711975">
      <w:pPr>
        <w:spacing w:after="0"/>
        <w:jc w:val="center"/>
        <w:rPr>
          <w:rFonts w:ascii="Times New Roman" w:eastAsia="Times New Roman" w:hAnsi="Times New Roman" w:cs="Times New Roman"/>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704"/>
        <w:gridCol w:w="9072"/>
      </w:tblGrid>
      <w:tr w:rsidR="006F68C8" w14:paraId="3B7C1D50" w14:textId="77777777" w:rsidTr="006F68C8">
        <w:trPr>
          <w:trHeight w:val="298"/>
        </w:trPr>
        <w:tc>
          <w:tcPr>
            <w:tcW w:w="704" w:type="dxa"/>
            <w:shd w:val="clear" w:color="auto" w:fill="auto"/>
          </w:tcPr>
          <w:p w14:paraId="670F3178" w14:textId="77777777" w:rsidR="006F68C8" w:rsidRDefault="006F68C8" w:rsidP="00354A10">
            <w:pPr>
              <w:spacing w:after="0"/>
              <w:rPr>
                <w:rFonts w:ascii="Times New Roman" w:eastAsia="Times New Roman" w:hAnsi="Times New Roman" w:cs="Times New Roman"/>
                <w:highlight w:val="yellow"/>
                <w:lang w:eastAsia="ru-RU"/>
              </w:rPr>
            </w:pPr>
          </w:p>
        </w:tc>
        <w:tc>
          <w:tcPr>
            <w:tcW w:w="9072" w:type="dxa"/>
            <w:shd w:val="clear" w:color="auto" w:fill="auto"/>
          </w:tcPr>
          <w:p w14:paraId="4CE9AC19" w14:textId="77777777" w:rsidR="006F68C8" w:rsidRDefault="006F68C8" w:rsidP="00D56A3B">
            <w:pPr>
              <w:spacing w:after="0"/>
              <w:jc w:val="center"/>
              <w:rPr>
                <w:rFonts w:ascii="Times New Roman" w:eastAsia="Times New Roman" w:hAnsi="Times New Roman" w:cs="Times New Roman"/>
                <w:lang w:eastAsia="ru-RU"/>
              </w:rPr>
            </w:pPr>
            <w:r>
              <w:rPr>
                <w:rFonts w:ascii="Times New Roman" w:eastAsia="Times New Roman" w:hAnsi="Times New Roman" w:cs="Times New Roman"/>
                <w:lang w:eastAsia="ru-RU"/>
              </w:rPr>
              <w:t>Наименование услуг</w:t>
            </w:r>
          </w:p>
        </w:tc>
      </w:tr>
      <w:tr w:rsidR="006F68C8" w14:paraId="2FD91AEC" w14:textId="77777777" w:rsidTr="006F68C8">
        <w:trPr>
          <w:trHeight w:val="672"/>
        </w:trPr>
        <w:tc>
          <w:tcPr>
            <w:tcW w:w="704" w:type="dxa"/>
            <w:shd w:val="clear" w:color="auto" w:fill="auto"/>
          </w:tcPr>
          <w:p w14:paraId="237D64EC" w14:textId="77777777" w:rsidR="006F68C8" w:rsidRDefault="006F68C8" w:rsidP="006F68C8">
            <w:pPr>
              <w:pStyle w:val="af3"/>
              <w:numPr>
                <w:ilvl w:val="0"/>
                <w:numId w:val="26"/>
              </w:numPr>
              <w:spacing w:after="0"/>
              <w:jc w:val="center"/>
              <w:rPr>
                <w:rFonts w:ascii="Times New Roman" w:eastAsia="Times New Roman" w:hAnsi="Times New Roman" w:cs="Times New Roman"/>
                <w:lang w:eastAsia="ru-RU"/>
              </w:rPr>
            </w:pPr>
          </w:p>
        </w:tc>
        <w:tc>
          <w:tcPr>
            <w:tcW w:w="9072" w:type="dxa"/>
            <w:shd w:val="clear" w:color="auto" w:fill="auto"/>
            <w:vAlign w:val="center"/>
          </w:tcPr>
          <w:p w14:paraId="1C9589ED" w14:textId="5695E712" w:rsidR="006F68C8" w:rsidRDefault="00EA46D3" w:rsidP="00354A10">
            <w:pPr>
              <w:spacing w:after="0"/>
              <w:rPr>
                <w:rFonts w:ascii="Times New Roman" w:eastAsia="Times New Roman" w:hAnsi="Times New Roman" w:cs="Times New Roman"/>
                <w:lang w:eastAsia="ru-RU"/>
              </w:rPr>
            </w:pPr>
            <w:r w:rsidRPr="00EA46D3">
              <w:rPr>
                <w:rFonts w:ascii="Times New Roman" w:eastAsia="Times New Roman" w:hAnsi="Times New Roman" w:cs="Times New Roman"/>
                <w:lang w:eastAsia="ru-RU"/>
              </w:rPr>
              <w:t>Предоставление статуса «Партнер</w:t>
            </w:r>
            <w:del w:id="143" w:author="Дранишникова Анна Николаевна" w:date="2025-06-02T14:55:00Z">
              <w:r w:rsidRPr="00EA46D3" w:rsidDel="005B3556">
                <w:rPr>
                  <w:rFonts w:ascii="Times New Roman" w:eastAsia="Times New Roman" w:hAnsi="Times New Roman" w:cs="Times New Roman"/>
                  <w:lang w:eastAsia="ru-RU"/>
                </w:rPr>
                <w:delText>а</w:delText>
              </w:r>
            </w:del>
            <w:r w:rsidR="007C3A79" w:rsidRPr="007C3A79">
              <w:rPr>
                <w:rFonts w:ascii="Times New Roman" w:eastAsia="Times New Roman" w:hAnsi="Times New Roman" w:cs="Times New Roman"/>
                <w:lang w:eastAsia="ru-RU"/>
              </w:rPr>
              <w:t xml:space="preserve"> </w:t>
            </w:r>
            <w:r w:rsidR="007C3A79">
              <w:rPr>
                <w:rFonts w:ascii="Times New Roman" w:eastAsia="Times New Roman" w:hAnsi="Times New Roman" w:cs="Times New Roman"/>
                <w:lang w:eastAsia="ru-RU"/>
              </w:rPr>
              <w:t>викторины</w:t>
            </w:r>
            <w:r w:rsidRPr="00EA46D3">
              <w:rPr>
                <w:rFonts w:ascii="Times New Roman" w:eastAsia="Times New Roman" w:hAnsi="Times New Roman" w:cs="Times New Roman"/>
                <w:lang w:eastAsia="ru-RU"/>
              </w:rPr>
              <w:t>» и права использования в рамках рекламных кампаний</w:t>
            </w:r>
          </w:p>
        </w:tc>
      </w:tr>
      <w:tr w:rsidR="006F68C8" w14:paraId="13A0E498" w14:textId="77777777" w:rsidTr="006F68C8">
        <w:trPr>
          <w:trHeight w:val="347"/>
        </w:trPr>
        <w:tc>
          <w:tcPr>
            <w:tcW w:w="704" w:type="dxa"/>
            <w:shd w:val="clear" w:color="auto" w:fill="auto"/>
          </w:tcPr>
          <w:p w14:paraId="36EA90B3" w14:textId="77777777" w:rsidR="006F68C8" w:rsidRDefault="006F68C8" w:rsidP="006F68C8">
            <w:pPr>
              <w:pStyle w:val="af3"/>
              <w:numPr>
                <w:ilvl w:val="0"/>
                <w:numId w:val="26"/>
              </w:numPr>
              <w:spacing w:after="0"/>
              <w:jc w:val="center"/>
              <w:rPr>
                <w:rFonts w:ascii="Times New Roman" w:eastAsia="Times New Roman" w:hAnsi="Times New Roman" w:cs="Times New Roman"/>
                <w:lang w:eastAsia="ru-RU"/>
              </w:rPr>
            </w:pPr>
          </w:p>
        </w:tc>
        <w:tc>
          <w:tcPr>
            <w:tcW w:w="9072" w:type="dxa"/>
            <w:shd w:val="clear" w:color="auto" w:fill="auto"/>
          </w:tcPr>
          <w:p w14:paraId="5FBDE902" w14:textId="10B59615" w:rsidR="006F68C8" w:rsidRDefault="007C3A79" w:rsidP="00354A10">
            <w:pPr>
              <w:spacing w:after="0"/>
              <w:rPr>
                <w:rFonts w:ascii="Times New Roman" w:eastAsia="Times New Roman" w:hAnsi="Times New Roman" w:cs="Times New Roman"/>
                <w:lang w:eastAsia="ru-RU"/>
              </w:rPr>
            </w:pPr>
            <w:r w:rsidRPr="007C3A79">
              <w:rPr>
                <w:rFonts w:ascii="Times New Roman" w:eastAsia="Times New Roman" w:hAnsi="Times New Roman" w:cs="Times New Roman"/>
                <w:lang w:eastAsia="ru-RU"/>
              </w:rPr>
              <w:t xml:space="preserve">Упоминание названия </w:t>
            </w:r>
            <w:del w:id="144" w:author="Дранишникова Анна Николаевна" w:date="2025-06-02T14:55:00Z">
              <w:r w:rsidRPr="007C3A79" w:rsidDel="005B3556">
                <w:rPr>
                  <w:rFonts w:ascii="Times New Roman" w:eastAsia="Times New Roman" w:hAnsi="Times New Roman" w:cs="Times New Roman"/>
                  <w:lang w:eastAsia="ru-RU"/>
                </w:rPr>
                <w:delText xml:space="preserve">партнера </w:delText>
              </w:r>
            </w:del>
            <w:ins w:id="145" w:author="Дранишникова Анна Николаевна" w:date="2025-06-02T14:55:00Z">
              <w:r w:rsidR="005B3556">
                <w:rPr>
                  <w:rFonts w:ascii="Times New Roman" w:eastAsia="Times New Roman" w:hAnsi="Times New Roman" w:cs="Times New Roman"/>
                  <w:lang w:eastAsia="ru-RU"/>
                </w:rPr>
                <w:t>Участник</w:t>
              </w:r>
              <w:r w:rsidR="005B3556" w:rsidRPr="007C3A79">
                <w:rPr>
                  <w:rFonts w:ascii="Times New Roman" w:eastAsia="Times New Roman" w:hAnsi="Times New Roman" w:cs="Times New Roman"/>
                  <w:lang w:eastAsia="ru-RU"/>
                </w:rPr>
                <w:t xml:space="preserve">а </w:t>
              </w:r>
            </w:ins>
            <w:r w:rsidRPr="007C3A79">
              <w:rPr>
                <w:rFonts w:ascii="Times New Roman" w:eastAsia="Times New Roman" w:hAnsi="Times New Roman" w:cs="Times New Roman"/>
                <w:lang w:eastAsia="ru-RU"/>
              </w:rPr>
              <w:t>в материалах медийных партнеров</w:t>
            </w:r>
            <w:r>
              <w:rPr>
                <w:rFonts w:ascii="Times New Roman" w:eastAsia="Times New Roman" w:hAnsi="Times New Roman" w:cs="Times New Roman"/>
                <w:lang w:eastAsia="ru-RU"/>
              </w:rPr>
              <w:t xml:space="preserve"> </w:t>
            </w:r>
            <w:r w:rsidRPr="007C3A79">
              <w:rPr>
                <w:rFonts w:ascii="Times New Roman" w:eastAsia="Times New Roman" w:hAnsi="Times New Roman" w:cs="Times New Roman"/>
                <w:lang w:eastAsia="ru-RU"/>
              </w:rPr>
              <w:t>форума</w:t>
            </w:r>
          </w:p>
        </w:tc>
      </w:tr>
      <w:tr w:rsidR="006F68C8" w14:paraId="396E2128" w14:textId="77777777" w:rsidTr="006F68C8">
        <w:trPr>
          <w:trHeight w:val="347"/>
        </w:trPr>
        <w:tc>
          <w:tcPr>
            <w:tcW w:w="704" w:type="dxa"/>
            <w:shd w:val="clear" w:color="auto" w:fill="auto"/>
          </w:tcPr>
          <w:p w14:paraId="1E6E6028" w14:textId="77777777" w:rsidR="006F68C8" w:rsidRDefault="006F68C8" w:rsidP="006F68C8">
            <w:pPr>
              <w:pStyle w:val="af3"/>
              <w:numPr>
                <w:ilvl w:val="0"/>
                <w:numId w:val="26"/>
              </w:numPr>
              <w:spacing w:after="0"/>
              <w:jc w:val="center"/>
              <w:rPr>
                <w:rFonts w:ascii="Times New Roman" w:eastAsia="Times New Roman" w:hAnsi="Times New Roman" w:cs="Times New Roman"/>
                <w:lang w:eastAsia="ru-RU"/>
              </w:rPr>
            </w:pPr>
          </w:p>
        </w:tc>
        <w:tc>
          <w:tcPr>
            <w:tcW w:w="9072" w:type="dxa"/>
            <w:shd w:val="clear" w:color="auto" w:fill="auto"/>
          </w:tcPr>
          <w:p w14:paraId="0B6B9635" w14:textId="5183627C" w:rsidR="006F68C8" w:rsidRDefault="007C3A79" w:rsidP="00354A10">
            <w:pPr>
              <w:spacing w:after="0"/>
              <w:rPr>
                <w:rFonts w:ascii="Times New Roman" w:eastAsia="Times New Roman" w:hAnsi="Times New Roman" w:cs="Times New Roman"/>
                <w:lang w:eastAsia="ru-RU"/>
              </w:rPr>
            </w:pPr>
            <w:r w:rsidRPr="007C3A79">
              <w:rPr>
                <w:rFonts w:ascii="Times New Roman" w:eastAsia="Times New Roman" w:hAnsi="Times New Roman" w:cs="Times New Roman"/>
                <w:lang w:eastAsia="ru-RU"/>
              </w:rPr>
              <w:t xml:space="preserve">Размещение логотипа/видеороликов </w:t>
            </w:r>
            <w:del w:id="146" w:author="Дранишникова Анна Николаевна" w:date="2025-06-02T14:55:00Z">
              <w:r w:rsidRPr="007C3A79" w:rsidDel="005B3556">
                <w:rPr>
                  <w:rFonts w:ascii="Times New Roman" w:eastAsia="Times New Roman" w:hAnsi="Times New Roman" w:cs="Times New Roman"/>
                  <w:lang w:eastAsia="ru-RU"/>
                </w:rPr>
                <w:delText>партнер</w:delText>
              </w:r>
            </w:del>
            <w:ins w:id="147" w:author="Дранишникова Анна Николаевна" w:date="2025-06-02T14:55:00Z">
              <w:r w:rsidR="005B3556">
                <w:rPr>
                  <w:rFonts w:ascii="Times New Roman" w:eastAsia="Times New Roman" w:hAnsi="Times New Roman" w:cs="Times New Roman"/>
                  <w:lang w:eastAsia="ru-RU"/>
                </w:rPr>
                <w:t>Участник</w:t>
              </w:r>
            </w:ins>
            <w:r w:rsidRPr="007C3A79">
              <w:rPr>
                <w:rFonts w:ascii="Times New Roman" w:eastAsia="Times New Roman" w:hAnsi="Times New Roman" w:cs="Times New Roman"/>
                <w:lang w:eastAsia="ru-RU"/>
              </w:rPr>
              <w:t>а на рекламных носителях в местах проведения</w:t>
            </w:r>
            <w:r>
              <w:rPr>
                <w:rFonts w:ascii="Times New Roman" w:eastAsia="Times New Roman" w:hAnsi="Times New Roman" w:cs="Times New Roman"/>
                <w:lang w:eastAsia="ru-RU"/>
              </w:rPr>
              <w:t xml:space="preserve"> </w:t>
            </w:r>
            <w:r w:rsidRPr="007C3A79">
              <w:rPr>
                <w:rFonts w:ascii="Times New Roman" w:eastAsia="Times New Roman" w:hAnsi="Times New Roman" w:cs="Times New Roman"/>
                <w:lang w:eastAsia="ru-RU"/>
              </w:rPr>
              <w:t>форума</w:t>
            </w:r>
          </w:p>
        </w:tc>
      </w:tr>
      <w:tr w:rsidR="006F68C8" w14:paraId="1F546CFF" w14:textId="77777777" w:rsidTr="006F68C8">
        <w:trPr>
          <w:trHeight w:val="347"/>
        </w:trPr>
        <w:tc>
          <w:tcPr>
            <w:tcW w:w="704" w:type="dxa"/>
            <w:shd w:val="clear" w:color="auto" w:fill="auto"/>
          </w:tcPr>
          <w:p w14:paraId="50FAD452" w14:textId="77777777" w:rsidR="006F68C8" w:rsidRDefault="006F68C8" w:rsidP="006F68C8">
            <w:pPr>
              <w:pStyle w:val="af3"/>
              <w:numPr>
                <w:ilvl w:val="0"/>
                <w:numId w:val="26"/>
              </w:numPr>
              <w:spacing w:after="0"/>
              <w:jc w:val="center"/>
              <w:rPr>
                <w:rFonts w:ascii="Times New Roman" w:eastAsia="Times New Roman" w:hAnsi="Times New Roman" w:cs="Times New Roman"/>
                <w:lang w:eastAsia="ru-RU"/>
              </w:rPr>
            </w:pPr>
          </w:p>
        </w:tc>
        <w:tc>
          <w:tcPr>
            <w:tcW w:w="9072" w:type="dxa"/>
            <w:shd w:val="clear" w:color="auto" w:fill="auto"/>
          </w:tcPr>
          <w:p w14:paraId="41B030FF" w14:textId="589548EE" w:rsidR="006F68C8" w:rsidRDefault="007C3A79" w:rsidP="00354A10">
            <w:pPr>
              <w:spacing w:after="0"/>
              <w:rPr>
                <w:rFonts w:ascii="Times New Roman" w:eastAsia="Times New Roman" w:hAnsi="Times New Roman" w:cs="Times New Roman"/>
                <w:lang w:eastAsia="ru-RU"/>
              </w:rPr>
            </w:pPr>
            <w:r w:rsidRPr="007C3A79">
              <w:rPr>
                <w:rFonts w:ascii="Times New Roman" w:eastAsia="Times New Roman" w:hAnsi="Times New Roman" w:cs="Times New Roman"/>
                <w:lang w:eastAsia="ru-RU"/>
              </w:rPr>
              <w:t xml:space="preserve">Размещение логотипа </w:t>
            </w:r>
            <w:del w:id="148" w:author="Дранишникова Анна Николаевна" w:date="2025-06-02T14:55:00Z">
              <w:r w:rsidRPr="007C3A79" w:rsidDel="005B3556">
                <w:rPr>
                  <w:rFonts w:ascii="Times New Roman" w:eastAsia="Times New Roman" w:hAnsi="Times New Roman" w:cs="Times New Roman"/>
                  <w:lang w:eastAsia="ru-RU"/>
                </w:rPr>
                <w:delText>партнер</w:delText>
              </w:r>
            </w:del>
            <w:ins w:id="149" w:author="Дранишникова Анна Николаевна" w:date="2025-06-02T14:55:00Z">
              <w:r w:rsidR="005B3556">
                <w:rPr>
                  <w:rFonts w:ascii="Times New Roman" w:eastAsia="Times New Roman" w:hAnsi="Times New Roman" w:cs="Times New Roman"/>
                  <w:lang w:eastAsia="ru-RU"/>
                </w:rPr>
                <w:t>Участник</w:t>
              </w:r>
            </w:ins>
            <w:r w:rsidRPr="007C3A79">
              <w:rPr>
                <w:rFonts w:ascii="Times New Roman" w:eastAsia="Times New Roman" w:hAnsi="Times New Roman" w:cs="Times New Roman"/>
                <w:lang w:eastAsia="ru-RU"/>
              </w:rPr>
              <w:t>а на дипломах победителей викторины</w:t>
            </w:r>
          </w:p>
        </w:tc>
      </w:tr>
      <w:tr w:rsidR="006F68C8" w14:paraId="3A3F9944" w14:textId="77777777" w:rsidTr="006F68C8">
        <w:trPr>
          <w:trHeight w:val="347"/>
        </w:trPr>
        <w:tc>
          <w:tcPr>
            <w:tcW w:w="704" w:type="dxa"/>
            <w:shd w:val="clear" w:color="auto" w:fill="auto"/>
          </w:tcPr>
          <w:p w14:paraId="04E63B9F" w14:textId="77777777" w:rsidR="006F68C8" w:rsidRDefault="006F68C8" w:rsidP="006F68C8">
            <w:pPr>
              <w:pStyle w:val="af3"/>
              <w:numPr>
                <w:ilvl w:val="0"/>
                <w:numId w:val="26"/>
              </w:numPr>
              <w:spacing w:after="0"/>
              <w:jc w:val="center"/>
              <w:rPr>
                <w:rFonts w:ascii="Times New Roman" w:eastAsia="Times New Roman" w:hAnsi="Times New Roman" w:cs="Times New Roman"/>
                <w:lang w:eastAsia="ru-RU"/>
              </w:rPr>
            </w:pPr>
          </w:p>
        </w:tc>
        <w:tc>
          <w:tcPr>
            <w:tcW w:w="9072" w:type="dxa"/>
            <w:shd w:val="clear" w:color="auto" w:fill="auto"/>
          </w:tcPr>
          <w:p w14:paraId="0F89F318" w14:textId="4915A382" w:rsidR="006F68C8" w:rsidRDefault="007C3A79" w:rsidP="00354A10">
            <w:pPr>
              <w:spacing w:after="0"/>
              <w:rPr>
                <w:rFonts w:ascii="Times New Roman" w:eastAsia="Times New Roman" w:hAnsi="Times New Roman" w:cs="Times New Roman"/>
                <w:lang w:eastAsia="ru-RU"/>
              </w:rPr>
            </w:pPr>
            <w:r w:rsidRPr="007C3A79">
              <w:rPr>
                <w:rFonts w:ascii="Times New Roman" w:eastAsia="Times New Roman" w:hAnsi="Times New Roman" w:cs="Times New Roman"/>
                <w:lang w:eastAsia="ru-RU"/>
              </w:rPr>
              <w:t xml:space="preserve">Аккредитация на форум по программе «делегатское участие 2 дня» для 2 (двух) представителей </w:t>
            </w:r>
            <w:del w:id="150" w:author="Дранишникова Анна Николаевна" w:date="2025-06-02T14:55:00Z">
              <w:r w:rsidRPr="007C3A79" w:rsidDel="005B3556">
                <w:rPr>
                  <w:rFonts w:ascii="Times New Roman" w:eastAsia="Times New Roman" w:hAnsi="Times New Roman" w:cs="Times New Roman"/>
                  <w:lang w:eastAsia="ru-RU"/>
                </w:rPr>
                <w:delText>партнер</w:delText>
              </w:r>
            </w:del>
            <w:ins w:id="151" w:author="Дранишникова Анна Николаевна" w:date="2025-06-02T14:55:00Z">
              <w:r w:rsidR="005B3556">
                <w:rPr>
                  <w:rFonts w:ascii="Times New Roman" w:eastAsia="Times New Roman" w:hAnsi="Times New Roman" w:cs="Times New Roman"/>
                  <w:lang w:eastAsia="ru-RU"/>
                </w:rPr>
                <w:t>Участник</w:t>
              </w:r>
            </w:ins>
            <w:r w:rsidRPr="007C3A79">
              <w:rPr>
                <w:rFonts w:ascii="Times New Roman" w:eastAsia="Times New Roman" w:hAnsi="Times New Roman" w:cs="Times New Roman"/>
                <w:lang w:eastAsia="ru-RU"/>
              </w:rPr>
              <w:t>а</w:t>
            </w:r>
          </w:p>
        </w:tc>
      </w:tr>
      <w:tr w:rsidR="006F68C8" w14:paraId="59C58C00" w14:textId="77777777" w:rsidTr="006F68C8">
        <w:trPr>
          <w:trHeight w:val="347"/>
        </w:trPr>
        <w:tc>
          <w:tcPr>
            <w:tcW w:w="704" w:type="dxa"/>
            <w:shd w:val="clear" w:color="auto" w:fill="auto"/>
          </w:tcPr>
          <w:p w14:paraId="34E78C5D" w14:textId="77777777" w:rsidR="006F68C8" w:rsidRDefault="006F68C8" w:rsidP="006F68C8">
            <w:pPr>
              <w:pStyle w:val="af3"/>
              <w:numPr>
                <w:ilvl w:val="0"/>
                <w:numId w:val="26"/>
              </w:numPr>
              <w:spacing w:after="0"/>
              <w:jc w:val="center"/>
              <w:rPr>
                <w:rFonts w:ascii="Times New Roman" w:eastAsia="Times New Roman" w:hAnsi="Times New Roman" w:cs="Times New Roman"/>
                <w:lang w:eastAsia="ru-RU"/>
              </w:rPr>
            </w:pPr>
          </w:p>
        </w:tc>
        <w:tc>
          <w:tcPr>
            <w:tcW w:w="9072" w:type="dxa"/>
            <w:shd w:val="clear" w:color="auto" w:fill="auto"/>
          </w:tcPr>
          <w:p w14:paraId="32008A47" w14:textId="3D12B78F" w:rsidR="006F68C8" w:rsidRDefault="007C3A79" w:rsidP="00354A10">
            <w:pPr>
              <w:spacing w:after="0"/>
              <w:rPr>
                <w:rFonts w:ascii="Times New Roman" w:eastAsia="Times New Roman" w:hAnsi="Times New Roman" w:cs="Times New Roman"/>
                <w:lang w:eastAsia="ru-RU"/>
              </w:rPr>
            </w:pPr>
            <w:r w:rsidRPr="007C3A79">
              <w:rPr>
                <w:rFonts w:ascii="Times New Roman" w:eastAsia="Times New Roman" w:hAnsi="Times New Roman" w:cs="Times New Roman"/>
                <w:lang w:eastAsia="ru-RU"/>
              </w:rPr>
              <w:t xml:space="preserve">Аккредитация на форум по программе «онлайн участие 2 дня» для 2 (двух) представителей </w:t>
            </w:r>
            <w:del w:id="152" w:author="Дранишникова Анна Николаевна" w:date="2025-06-02T14:55:00Z">
              <w:r w:rsidRPr="007C3A79" w:rsidDel="005B3556">
                <w:rPr>
                  <w:rFonts w:ascii="Times New Roman" w:eastAsia="Times New Roman" w:hAnsi="Times New Roman" w:cs="Times New Roman"/>
                  <w:lang w:eastAsia="ru-RU"/>
                </w:rPr>
                <w:delText>партнер</w:delText>
              </w:r>
            </w:del>
            <w:ins w:id="153" w:author="Дранишникова Анна Николаевна" w:date="2025-06-02T14:55:00Z">
              <w:r w:rsidR="005B3556">
                <w:rPr>
                  <w:rFonts w:ascii="Times New Roman" w:eastAsia="Times New Roman" w:hAnsi="Times New Roman" w:cs="Times New Roman"/>
                  <w:lang w:eastAsia="ru-RU"/>
                </w:rPr>
                <w:t>Уч</w:t>
              </w:r>
            </w:ins>
            <w:ins w:id="154" w:author="Дранишникова Анна Николаевна" w:date="2025-06-02T14:56:00Z">
              <w:r w:rsidR="005B3556">
                <w:rPr>
                  <w:rFonts w:ascii="Times New Roman" w:eastAsia="Times New Roman" w:hAnsi="Times New Roman" w:cs="Times New Roman"/>
                  <w:lang w:eastAsia="ru-RU"/>
                </w:rPr>
                <w:t>астник</w:t>
              </w:r>
            </w:ins>
            <w:r w:rsidRPr="007C3A79">
              <w:rPr>
                <w:rFonts w:ascii="Times New Roman" w:eastAsia="Times New Roman" w:hAnsi="Times New Roman" w:cs="Times New Roman"/>
                <w:lang w:eastAsia="ru-RU"/>
              </w:rPr>
              <w:t>а</w:t>
            </w:r>
          </w:p>
        </w:tc>
      </w:tr>
    </w:tbl>
    <w:p w14:paraId="5053D8E8" w14:textId="77777777" w:rsidR="006F68C8" w:rsidRDefault="006F68C8">
      <w:pPr>
        <w:pStyle w:val="af3"/>
        <w:widowControl w:val="0"/>
        <w:spacing w:after="0"/>
        <w:ind w:left="0"/>
        <w:jc w:val="both"/>
        <w:rPr>
          <w:rFonts w:ascii="Times New Roman" w:eastAsia="Times New Roman" w:hAnsi="Times New Roman" w:cs="Times New Roman"/>
        </w:rPr>
      </w:pPr>
    </w:p>
    <w:p w14:paraId="2BDC836B" w14:textId="77777777" w:rsidR="006F68C8" w:rsidRDefault="006F68C8">
      <w:pPr>
        <w:pStyle w:val="af3"/>
        <w:widowControl w:val="0"/>
        <w:spacing w:after="0"/>
        <w:ind w:left="0"/>
        <w:jc w:val="both"/>
        <w:rPr>
          <w:rFonts w:ascii="Times New Roman" w:eastAsia="Times New Roman" w:hAnsi="Times New Roman" w:cs="Times New Roman"/>
        </w:rPr>
      </w:pPr>
    </w:p>
    <w:p w14:paraId="45AA7A76" w14:textId="1200BEC9" w:rsidR="00711975" w:rsidRDefault="00C06422">
      <w:pPr>
        <w:pStyle w:val="af3"/>
        <w:widowControl w:val="0"/>
        <w:spacing w:after="0"/>
        <w:ind w:left="0"/>
        <w:jc w:val="both"/>
        <w:rPr>
          <w:rFonts w:ascii="Times New Roman" w:eastAsia="Times New Roman" w:hAnsi="Times New Roman" w:cs="Times New Roman"/>
        </w:rPr>
      </w:pPr>
      <w:r>
        <w:rPr>
          <w:rFonts w:ascii="Times New Roman" w:eastAsia="Times New Roman" w:hAnsi="Times New Roman" w:cs="Times New Roman"/>
        </w:rPr>
        <w:t xml:space="preserve">В случае неиспользования </w:t>
      </w:r>
      <w:del w:id="155" w:author="Дранишникова Анна Николаевна" w:date="2025-06-02T14:56:00Z">
        <w:r w:rsidDel="005B3556">
          <w:rPr>
            <w:rFonts w:ascii="Times New Roman" w:eastAsia="Times New Roman" w:hAnsi="Times New Roman" w:cs="Times New Roman"/>
          </w:rPr>
          <w:delText>Партнер</w:delText>
        </w:r>
      </w:del>
      <w:ins w:id="156" w:author="Дранишникова Анна Николаевна" w:date="2025-06-02T14:56:00Z">
        <w:r w:rsidR="005B3556">
          <w:rPr>
            <w:rFonts w:ascii="Times New Roman" w:eastAsia="Times New Roman" w:hAnsi="Times New Roman" w:cs="Times New Roman"/>
          </w:rPr>
          <w:t>Участник</w:t>
        </w:r>
      </w:ins>
      <w:r>
        <w:rPr>
          <w:rFonts w:ascii="Times New Roman" w:eastAsia="Times New Roman" w:hAnsi="Times New Roman" w:cs="Times New Roman"/>
        </w:rPr>
        <w:t xml:space="preserve">ом отдельных услуг ввиду отсутствия повода или потребности со стороны </w:t>
      </w:r>
      <w:del w:id="157" w:author="Дранишникова Анна Николаевна" w:date="2025-06-02T14:56:00Z">
        <w:r w:rsidDel="005B3556">
          <w:rPr>
            <w:rFonts w:ascii="Times New Roman" w:eastAsia="Times New Roman" w:hAnsi="Times New Roman" w:cs="Times New Roman"/>
          </w:rPr>
          <w:delText>Партнер</w:delText>
        </w:r>
      </w:del>
      <w:ins w:id="158" w:author="Дранишникова Анна Николаевна" w:date="2025-06-02T14:56:00Z">
        <w:r w:rsidR="005B3556">
          <w:rPr>
            <w:rFonts w:ascii="Times New Roman" w:eastAsia="Times New Roman" w:hAnsi="Times New Roman" w:cs="Times New Roman"/>
          </w:rPr>
          <w:t>Участник</w:t>
        </w:r>
      </w:ins>
      <w:r>
        <w:rPr>
          <w:rFonts w:ascii="Times New Roman" w:eastAsia="Times New Roman" w:hAnsi="Times New Roman" w:cs="Times New Roman"/>
        </w:rPr>
        <w:t xml:space="preserve">а, обязательства Организатора считаются выполненными. </w:t>
      </w:r>
    </w:p>
    <w:p w14:paraId="3828CB7F" w14:textId="77777777" w:rsidR="00711975" w:rsidRDefault="00711975">
      <w:pPr>
        <w:pStyle w:val="af3"/>
        <w:widowControl w:val="0"/>
        <w:spacing w:after="0"/>
        <w:ind w:left="0"/>
        <w:jc w:val="center"/>
        <w:rPr>
          <w:rFonts w:ascii="Times New Roman" w:eastAsia="Times New Roman" w:hAnsi="Times New Roman" w:cs="Times New Roman"/>
        </w:rPr>
      </w:pPr>
    </w:p>
    <w:p w14:paraId="10139DAF" w14:textId="77777777" w:rsidR="00711975" w:rsidRDefault="00C06422">
      <w:pPr>
        <w:pStyle w:val="af3"/>
        <w:widowControl w:val="0"/>
        <w:spacing w:after="0"/>
        <w:ind w:left="0"/>
        <w:jc w:val="center"/>
        <w:rPr>
          <w:rFonts w:ascii="Times New Roman" w:eastAsia="Times New Roman" w:hAnsi="Times New Roman" w:cs="Times New Roman"/>
        </w:rPr>
      </w:pPr>
      <w:r>
        <w:rPr>
          <w:rFonts w:ascii="Times New Roman" w:eastAsia="Times New Roman" w:hAnsi="Times New Roman" w:cs="Times New Roman"/>
        </w:rPr>
        <w:t>ПОДПИСИ СТОРОН</w:t>
      </w:r>
    </w:p>
    <w:p w14:paraId="5B94EE2E" w14:textId="77777777" w:rsidR="00711975" w:rsidRDefault="00711975">
      <w:pPr>
        <w:pStyle w:val="af3"/>
        <w:widowControl w:val="0"/>
        <w:spacing w:after="0"/>
        <w:ind w:left="0"/>
        <w:jc w:val="center"/>
        <w:rPr>
          <w:rFonts w:ascii="Times New Roman" w:eastAsia="Times New Roman" w:hAnsi="Times New Roman" w:cs="Times New Roman"/>
        </w:rPr>
      </w:pPr>
    </w:p>
    <w:tbl>
      <w:tblPr>
        <w:tblW w:w="9927" w:type="dxa"/>
        <w:tblInd w:w="-72" w:type="dxa"/>
        <w:tblLayout w:type="fixed"/>
        <w:tblCellMar>
          <w:left w:w="70" w:type="dxa"/>
          <w:right w:w="70" w:type="dxa"/>
        </w:tblCellMar>
        <w:tblLook w:val="0000" w:firstRow="0" w:lastRow="0" w:firstColumn="0" w:lastColumn="0" w:noHBand="0" w:noVBand="0"/>
      </w:tblPr>
      <w:tblGrid>
        <w:gridCol w:w="4964"/>
        <w:gridCol w:w="4963"/>
      </w:tblGrid>
      <w:tr w:rsidR="00711975" w14:paraId="0EBA4C91" w14:textId="77777777">
        <w:tc>
          <w:tcPr>
            <w:tcW w:w="4964" w:type="dxa"/>
            <w:tcBorders>
              <w:top w:val="none" w:sz="4" w:space="0" w:color="000000"/>
              <w:left w:val="none" w:sz="4" w:space="0" w:color="000000"/>
              <w:bottom w:val="none" w:sz="4" w:space="0" w:color="000000"/>
              <w:right w:val="none" w:sz="4" w:space="0" w:color="000000"/>
            </w:tcBorders>
          </w:tcPr>
          <w:p w14:paraId="7B824FF8" w14:textId="77777777" w:rsidR="00711975" w:rsidRDefault="00C06422">
            <w:pPr>
              <w:spacing w:after="0"/>
              <w:rPr>
                <w:rFonts w:ascii="Times New Roman" w:eastAsia="Times New Roman" w:hAnsi="Times New Roman" w:cs="Times New Roman"/>
              </w:rPr>
            </w:pPr>
            <w:r>
              <w:rPr>
                <w:rFonts w:ascii="Times New Roman" w:eastAsia="Times New Roman" w:hAnsi="Times New Roman" w:cs="Times New Roman"/>
              </w:rPr>
              <w:t>От Организатора</w:t>
            </w:r>
          </w:p>
        </w:tc>
        <w:tc>
          <w:tcPr>
            <w:tcW w:w="4963" w:type="dxa"/>
            <w:tcBorders>
              <w:top w:val="none" w:sz="4" w:space="0" w:color="000000"/>
              <w:left w:val="none" w:sz="4" w:space="0" w:color="000000"/>
              <w:bottom w:val="none" w:sz="4" w:space="0" w:color="000000"/>
              <w:right w:val="none" w:sz="4" w:space="0" w:color="000000"/>
            </w:tcBorders>
          </w:tcPr>
          <w:p w14:paraId="5142E78F" w14:textId="56973E8C" w:rsidR="00711975" w:rsidRDefault="00C06422">
            <w:pPr>
              <w:spacing w:after="0"/>
              <w:rPr>
                <w:rFonts w:ascii="Times New Roman" w:eastAsia="Times New Roman" w:hAnsi="Times New Roman" w:cs="Times New Roman"/>
              </w:rPr>
            </w:pPr>
            <w:r>
              <w:rPr>
                <w:rFonts w:ascii="Times New Roman" w:eastAsia="Times New Roman" w:hAnsi="Times New Roman" w:cs="Times New Roman"/>
              </w:rPr>
              <w:t xml:space="preserve">От </w:t>
            </w:r>
            <w:del w:id="159" w:author="Дранишникова Анна Николаевна" w:date="2025-06-02T14:56:00Z">
              <w:r w:rsidDel="005B3556">
                <w:rPr>
                  <w:rFonts w:ascii="Times New Roman" w:eastAsia="Times New Roman" w:hAnsi="Times New Roman" w:cs="Times New Roman"/>
                </w:rPr>
                <w:delText>Партнера</w:delText>
              </w:r>
            </w:del>
            <w:ins w:id="160" w:author="Дранишникова Анна Николаевна" w:date="2025-06-02T14:56:00Z">
              <w:r w:rsidR="005B3556">
                <w:rPr>
                  <w:rFonts w:ascii="Times New Roman" w:eastAsia="Times New Roman" w:hAnsi="Times New Roman" w:cs="Times New Roman"/>
                </w:rPr>
                <w:t>Участника</w:t>
              </w:r>
            </w:ins>
          </w:p>
        </w:tc>
      </w:tr>
      <w:tr w:rsidR="00711975" w14:paraId="5CB9D4D9" w14:textId="77777777">
        <w:tc>
          <w:tcPr>
            <w:tcW w:w="4964" w:type="dxa"/>
            <w:shd w:val="clear" w:color="auto" w:fill="auto"/>
          </w:tcPr>
          <w:p w14:paraId="1C181492" w14:textId="55C53822" w:rsidR="00711975" w:rsidRDefault="00D56A3B">
            <w:pPr>
              <w:spacing w:after="0"/>
              <w:rPr>
                <w:rFonts w:ascii="Times New Roman" w:eastAsia="Times New Roman" w:hAnsi="Times New Roman" w:cs="Times New Roman"/>
              </w:rPr>
            </w:pPr>
            <w:r>
              <w:rPr>
                <w:rFonts w:ascii="Times New Roman" w:eastAsia="Times New Roman" w:hAnsi="Times New Roman" w:cs="Times New Roman"/>
              </w:rPr>
              <w:t>Генеральный</w:t>
            </w:r>
            <w:r w:rsidR="00C06422">
              <w:rPr>
                <w:rFonts w:ascii="Times New Roman" w:eastAsia="Times New Roman" w:hAnsi="Times New Roman" w:cs="Times New Roman"/>
              </w:rPr>
              <w:t xml:space="preserve"> директор</w:t>
            </w:r>
          </w:p>
          <w:p w14:paraId="62D9D9DD" w14:textId="77777777" w:rsidR="00711975" w:rsidRDefault="00711975">
            <w:pPr>
              <w:spacing w:after="0"/>
              <w:rPr>
                <w:rFonts w:ascii="Times New Roman" w:eastAsia="Times New Roman" w:hAnsi="Times New Roman" w:cs="Times New Roman"/>
              </w:rPr>
            </w:pPr>
          </w:p>
          <w:p w14:paraId="33CD9406" w14:textId="77777777" w:rsidR="00BC06EC" w:rsidRDefault="00BC06EC">
            <w:pPr>
              <w:spacing w:after="0"/>
              <w:rPr>
                <w:rFonts w:ascii="Times New Roman" w:eastAsia="Times New Roman" w:hAnsi="Times New Roman" w:cs="Times New Roman"/>
              </w:rPr>
            </w:pPr>
          </w:p>
          <w:p w14:paraId="5A87CF4C" w14:textId="17CFD7FF" w:rsidR="00711975" w:rsidRPr="008A7160" w:rsidRDefault="00C06422">
            <w:pPr>
              <w:spacing w:after="0"/>
              <w:rPr>
                <w:rFonts w:ascii="Times New Roman" w:eastAsia="Times New Roman" w:hAnsi="Times New Roman" w:cs="Times New Roman"/>
              </w:rPr>
            </w:pPr>
            <w:r>
              <w:rPr>
                <w:rFonts w:ascii="Times New Roman" w:eastAsia="Times New Roman" w:hAnsi="Times New Roman" w:cs="Times New Roman"/>
              </w:rPr>
              <w:t xml:space="preserve">__________________ </w:t>
            </w:r>
            <w:ins w:id="161" w:author="Козлова Ольга Александровна" w:date="2025-06-05T15:54:00Z">
              <w:r w:rsidR="008A7160">
                <w:rPr>
                  <w:rFonts w:ascii="Times New Roman" w:eastAsia="Times New Roman" w:hAnsi="Times New Roman" w:cs="Times New Roman"/>
                </w:rPr>
                <w:t>ФИО</w:t>
              </w:r>
            </w:ins>
          </w:p>
          <w:p w14:paraId="2728728C" w14:textId="77777777" w:rsidR="00711975" w:rsidRDefault="00C06422">
            <w:pPr>
              <w:spacing w:after="0"/>
              <w:rPr>
                <w:rFonts w:ascii="Times New Roman" w:eastAsia="Times New Roman" w:hAnsi="Times New Roman" w:cs="Times New Roman"/>
              </w:rPr>
            </w:pPr>
            <w:r>
              <w:rPr>
                <w:rFonts w:ascii="Times New Roman" w:eastAsia="Times New Roman" w:hAnsi="Times New Roman" w:cs="Times New Roman"/>
              </w:rPr>
              <w:t>М.П.</w:t>
            </w:r>
          </w:p>
        </w:tc>
        <w:tc>
          <w:tcPr>
            <w:tcW w:w="4963" w:type="dxa"/>
            <w:shd w:val="clear" w:color="auto" w:fill="auto"/>
          </w:tcPr>
          <w:p w14:paraId="55BF39D4" w14:textId="3DDB6F49" w:rsidR="00711975" w:rsidRDefault="00D56A3B">
            <w:pPr>
              <w:spacing w:after="0"/>
              <w:jc w:val="both"/>
              <w:rPr>
                <w:rFonts w:ascii="Times New Roman" w:eastAsia="Times New Roman" w:hAnsi="Times New Roman" w:cs="Times New Roman"/>
              </w:rPr>
            </w:pPr>
            <w:r>
              <w:rPr>
                <w:rFonts w:ascii="Times New Roman" w:hAnsi="Times New Roman" w:cs="Times New Roman"/>
              </w:rPr>
              <w:t>Генеральный директор</w:t>
            </w:r>
          </w:p>
          <w:p w14:paraId="241A531B" w14:textId="77777777" w:rsidR="00711975" w:rsidRDefault="00711975">
            <w:pPr>
              <w:spacing w:after="0"/>
              <w:jc w:val="both"/>
              <w:rPr>
                <w:rFonts w:ascii="Times New Roman" w:eastAsia="Times New Roman" w:hAnsi="Times New Roman" w:cs="Times New Roman"/>
              </w:rPr>
            </w:pPr>
          </w:p>
          <w:p w14:paraId="4EA47508" w14:textId="77777777" w:rsidR="00D56A3B" w:rsidRDefault="00D56A3B">
            <w:pPr>
              <w:spacing w:after="0"/>
              <w:jc w:val="both"/>
              <w:rPr>
                <w:rFonts w:ascii="Times New Roman" w:eastAsia="Times New Roman" w:hAnsi="Times New Roman" w:cs="Times New Roman"/>
              </w:rPr>
            </w:pPr>
          </w:p>
          <w:p w14:paraId="20F30B87" w14:textId="15F87D16" w:rsidR="00711975" w:rsidRDefault="00C06422">
            <w:pPr>
              <w:spacing w:after="0"/>
              <w:jc w:val="both"/>
              <w:rPr>
                <w:rFonts w:ascii="Times New Roman" w:eastAsia="Times New Roman" w:hAnsi="Times New Roman" w:cs="Times New Roman"/>
              </w:rPr>
            </w:pPr>
            <w:r>
              <w:rPr>
                <w:rFonts w:ascii="Times New Roman" w:eastAsia="Times New Roman" w:hAnsi="Times New Roman" w:cs="Times New Roman"/>
              </w:rPr>
              <w:t>_______________</w:t>
            </w:r>
            <w:r w:rsidR="008D64EB" w:rsidRPr="008D64EB">
              <w:rPr>
                <w:rFonts w:ascii="Times New Roman" w:eastAsia="Times New Roman" w:hAnsi="Times New Roman" w:cs="Times New Roman"/>
              </w:rPr>
              <w:t xml:space="preserve"> </w:t>
            </w:r>
            <w:r w:rsidR="007C3A79">
              <w:rPr>
                <w:rFonts w:ascii="Times New Roman" w:eastAsia="Times New Roman" w:hAnsi="Times New Roman" w:cs="Times New Roman"/>
              </w:rPr>
              <w:t>Колин В.В.</w:t>
            </w:r>
            <w:r w:rsidR="008D64EB" w:rsidRPr="008D64EB">
              <w:rPr>
                <w:rFonts w:ascii="Times New Roman" w:eastAsia="Times New Roman" w:hAnsi="Times New Roman" w:cs="Times New Roman"/>
              </w:rPr>
              <w:t>  </w:t>
            </w:r>
          </w:p>
          <w:p w14:paraId="270DEFEB" w14:textId="77777777" w:rsidR="00711975" w:rsidRDefault="00C06422" w:rsidP="008D64EB">
            <w:pPr>
              <w:spacing w:after="0"/>
              <w:jc w:val="both"/>
              <w:rPr>
                <w:rFonts w:ascii="Times New Roman" w:eastAsia="Times New Roman" w:hAnsi="Times New Roman" w:cs="Times New Roman"/>
              </w:rPr>
            </w:pPr>
            <w:r>
              <w:rPr>
                <w:rFonts w:ascii="Times New Roman" w:eastAsia="Times New Roman" w:hAnsi="Times New Roman" w:cs="Times New Roman"/>
              </w:rPr>
              <w:t>М.П.</w:t>
            </w:r>
          </w:p>
        </w:tc>
      </w:tr>
    </w:tbl>
    <w:p w14:paraId="602777CD" w14:textId="77777777" w:rsidR="00711975" w:rsidRDefault="00711975">
      <w:pPr>
        <w:spacing w:after="0"/>
        <w:rPr>
          <w:rFonts w:ascii="Times New Roman" w:eastAsia="Times New Roman" w:hAnsi="Times New Roman" w:cs="Times New Roman"/>
        </w:rPr>
      </w:pPr>
    </w:p>
    <w:sectPr w:rsidR="00711975">
      <w:pgSz w:w="11900" w:h="16840"/>
      <w:pgMar w:top="851" w:right="850" w:bottom="851"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6A7D50" w14:textId="77777777" w:rsidR="0098741A" w:rsidRDefault="0098741A">
      <w:pPr>
        <w:spacing w:after="0"/>
      </w:pPr>
      <w:r>
        <w:separator/>
      </w:r>
    </w:p>
  </w:endnote>
  <w:endnote w:type="continuationSeparator" w:id="0">
    <w:p w14:paraId="3FD32A21" w14:textId="77777777" w:rsidR="0098741A" w:rsidRDefault="009874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71E06" w14:textId="77777777" w:rsidR="0098741A" w:rsidRDefault="0098741A">
      <w:pPr>
        <w:spacing w:after="0"/>
      </w:pPr>
      <w:r>
        <w:separator/>
      </w:r>
    </w:p>
  </w:footnote>
  <w:footnote w:type="continuationSeparator" w:id="0">
    <w:p w14:paraId="0D65F978" w14:textId="77777777" w:rsidR="0098741A" w:rsidRDefault="0098741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71CFE"/>
    <w:multiLevelType w:val="hybridMultilevel"/>
    <w:tmpl w:val="D0980E8A"/>
    <w:lvl w:ilvl="0" w:tplc="0DE6A68C">
      <w:start w:val="1"/>
      <w:numFmt w:val="decimal"/>
      <w:lvlText w:val="%1."/>
      <w:lvlJc w:val="left"/>
      <w:pPr>
        <w:ind w:left="644" w:hanging="360"/>
      </w:pPr>
      <w:rPr>
        <w:b/>
      </w:rPr>
    </w:lvl>
    <w:lvl w:ilvl="1" w:tplc="F9582B3E">
      <w:start w:val="1"/>
      <w:numFmt w:val="lowerLetter"/>
      <w:lvlText w:val="%2."/>
      <w:lvlJc w:val="left"/>
      <w:pPr>
        <w:ind w:left="1364" w:hanging="360"/>
      </w:pPr>
    </w:lvl>
    <w:lvl w:ilvl="2" w:tplc="4D18F222">
      <w:start w:val="1"/>
      <w:numFmt w:val="lowerRoman"/>
      <w:lvlText w:val="%3."/>
      <w:lvlJc w:val="right"/>
      <w:pPr>
        <w:ind w:left="2084" w:hanging="180"/>
      </w:pPr>
    </w:lvl>
    <w:lvl w:ilvl="3" w:tplc="A16AD994">
      <w:start w:val="1"/>
      <w:numFmt w:val="decimal"/>
      <w:lvlText w:val="%4."/>
      <w:lvlJc w:val="left"/>
      <w:pPr>
        <w:ind w:left="2804" w:hanging="360"/>
      </w:pPr>
    </w:lvl>
    <w:lvl w:ilvl="4" w:tplc="8C423592">
      <w:start w:val="1"/>
      <w:numFmt w:val="lowerLetter"/>
      <w:lvlText w:val="%5."/>
      <w:lvlJc w:val="left"/>
      <w:pPr>
        <w:ind w:left="3524" w:hanging="360"/>
      </w:pPr>
    </w:lvl>
    <w:lvl w:ilvl="5" w:tplc="94669708">
      <w:start w:val="1"/>
      <w:numFmt w:val="lowerRoman"/>
      <w:lvlText w:val="%6."/>
      <w:lvlJc w:val="right"/>
      <w:pPr>
        <w:ind w:left="4244" w:hanging="180"/>
      </w:pPr>
    </w:lvl>
    <w:lvl w:ilvl="6" w:tplc="7D7A2398">
      <w:start w:val="1"/>
      <w:numFmt w:val="decimal"/>
      <w:lvlText w:val="%7."/>
      <w:lvlJc w:val="left"/>
      <w:pPr>
        <w:ind w:left="4964" w:hanging="360"/>
      </w:pPr>
    </w:lvl>
    <w:lvl w:ilvl="7" w:tplc="C4A207A2">
      <w:start w:val="1"/>
      <w:numFmt w:val="lowerLetter"/>
      <w:lvlText w:val="%8."/>
      <w:lvlJc w:val="left"/>
      <w:pPr>
        <w:ind w:left="5684" w:hanging="360"/>
      </w:pPr>
    </w:lvl>
    <w:lvl w:ilvl="8" w:tplc="4DBEC4E0">
      <w:start w:val="1"/>
      <w:numFmt w:val="lowerRoman"/>
      <w:lvlText w:val="%9."/>
      <w:lvlJc w:val="right"/>
      <w:pPr>
        <w:ind w:left="6404" w:hanging="180"/>
      </w:pPr>
    </w:lvl>
  </w:abstractNum>
  <w:abstractNum w:abstractNumId="1" w15:restartNumberingAfterBreak="0">
    <w:nsid w:val="10611D57"/>
    <w:multiLevelType w:val="hybridMultilevel"/>
    <w:tmpl w:val="967809A0"/>
    <w:lvl w:ilvl="0" w:tplc="B6AECD98">
      <w:start w:val="1"/>
      <w:numFmt w:val="bullet"/>
      <w:lvlText w:val=""/>
      <w:lvlJc w:val="left"/>
      <w:pPr>
        <w:ind w:left="720" w:hanging="360"/>
      </w:pPr>
      <w:rPr>
        <w:rFonts w:ascii="Symbol" w:hAnsi="Symbol" w:hint="default"/>
      </w:rPr>
    </w:lvl>
    <w:lvl w:ilvl="1" w:tplc="D0504816">
      <w:start w:val="1"/>
      <w:numFmt w:val="bullet"/>
      <w:lvlText w:val="o"/>
      <w:lvlJc w:val="left"/>
      <w:pPr>
        <w:ind w:left="1440" w:hanging="360"/>
      </w:pPr>
      <w:rPr>
        <w:rFonts w:ascii="Courier New" w:hAnsi="Courier New" w:cs="Courier New" w:hint="default"/>
      </w:rPr>
    </w:lvl>
    <w:lvl w:ilvl="2" w:tplc="EDCC5E4A">
      <w:start w:val="1"/>
      <w:numFmt w:val="bullet"/>
      <w:lvlText w:val=""/>
      <w:lvlJc w:val="left"/>
      <w:pPr>
        <w:ind w:left="2160" w:hanging="360"/>
      </w:pPr>
      <w:rPr>
        <w:rFonts w:ascii="Wingdings" w:hAnsi="Wingdings" w:hint="default"/>
      </w:rPr>
    </w:lvl>
    <w:lvl w:ilvl="3" w:tplc="C55A8CAA">
      <w:start w:val="1"/>
      <w:numFmt w:val="bullet"/>
      <w:lvlText w:val=""/>
      <w:lvlJc w:val="left"/>
      <w:pPr>
        <w:ind w:left="2880" w:hanging="360"/>
      </w:pPr>
      <w:rPr>
        <w:rFonts w:ascii="Symbol" w:hAnsi="Symbol" w:hint="default"/>
      </w:rPr>
    </w:lvl>
    <w:lvl w:ilvl="4" w:tplc="EFF889B0">
      <w:start w:val="1"/>
      <w:numFmt w:val="bullet"/>
      <w:lvlText w:val="o"/>
      <w:lvlJc w:val="left"/>
      <w:pPr>
        <w:ind w:left="3600" w:hanging="360"/>
      </w:pPr>
      <w:rPr>
        <w:rFonts w:ascii="Courier New" w:hAnsi="Courier New" w:cs="Courier New" w:hint="default"/>
      </w:rPr>
    </w:lvl>
    <w:lvl w:ilvl="5" w:tplc="A8C2B01C">
      <w:start w:val="1"/>
      <w:numFmt w:val="bullet"/>
      <w:lvlText w:val=""/>
      <w:lvlJc w:val="left"/>
      <w:pPr>
        <w:ind w:left="4320" w:hanging="360"/>
      </w:pPr>
      <w:rPr>
        <w:rFonts w:ascii="Wingdings" w:hAnsi="Wingdings" w:hint="default"/>
      </w:rPr>
    </w:lvl>
    <w:lvl w:ilvl="6" w:tplc="B91C1726">
      <w:start w:val="1"/>
      <w:numFmt w:val="bullet"/>
      <w:lvlText w:val=""/>
      <w:lvlJc w:val="left"/>
      <w:pPr>
        <w:ind w:left="5040" w:hanging="360"/>
      </w:pPr>
      <w:rPr>
        <w:rFonts w:ascii="Symbol" w:hAnsi="Symbol" w:hint="default"/>
      </w:rPr>
    </w:lvl>
    <w:lvl w:ilvl="7" w:tplc="88A80F8C">
      <w:start w:val="1"/>
      <w:numFmt w:val="bullet"/>
      <w:lvlText w:val="o"/>
      <w:lvlJc w:val="left"/>
      <w:pPr>
        <w:ind w:left="5760" w:hanging="360"/>
      </w:pPr>
      <w:rPr>
        <w:rFonts w:ascii="Courier New" w:hAnsi="Courier New" w:cs="Courier New" w:hint="default"/>
      </w:rPr>
    </w:lvl>
    <w:lvl w:ilvl="8" w:tplc="E80CCA34">
      <w:start w:val="1"/>
      <w:numFmt w:val="bullet"/>
      <w:lvlText w:val=""/>
      <w:lvlJc w:val="left"/>
      <w:pPr>
        <w:ind w:left="6480" w:hanging="360"/>
      </w:pPr>
      <w:rPr>
        <w:rFonts w:ascii="Wingdings" w:hAnsi="Wingdings" w:hint="default"/>
      </w:rPr>
    </w:lvl>
  </w:abstractNum>
  <w:abstractNum w:abstractNumId="2" w15:restartNumberingAfterBreak="0">
    <w:nsid w:val="14234457"/>
    <w:multiLevelType w:val="multilevel"/>
    <w:tmpl w:val="47CEFA0E"/>
    <w:lvl w:ilvl="0">
      <w:start w:val="8"/>
      <w:numFmt w:val="decimal"/>
      <w:lvlText w:val="%1"/>
      <w:lvlJc w:val="left"/>
      <w:pPr>
        <w:ind w:left="360" w:hanging="360"/>
      </w:pPr>
      <w:rPr>
        <w:rFonts w:hint="default"/>
        <w:b/>
        <w:color w:val="auto"/>
      </w:rPr>
    </w:lvl>
    <w:lvl w:ilvl="1">
      <w:start w:val="1"/>
      <w:numFmt w:val="decimal"/>
      <w:lvlText w:val="%1.%2"/>
      <w:lvlJc w:val="left"/>
      <w:pPr>
        <w:ind w:left="720" w:hanging="360"/>
      </w:pPr>
      <w:rPr>
        <w:rFonts w:hint="default"/>
        <w:b/>
        <w:color w:val="auto"/>
      </w:rPr>
    </w:lvl>
    <w:lvl w:ilvl="2">
      <w:start w:val="1"/>
      <w:numFmt w:val="decimal"/>
      <w:lvlText w:val="%1.%2.%3"/>
      <w:lvlJc w:val="left"/>
      <w:pPr>
        <w:ind w:left="1440" w:hanging="720"/>
      </w:pPr>
      <w:rPr>
        <w:rFonts w:hint="default"/>
        <w:b/>
        <w:color w:val="auto"/>
      </w:rPr>
    </w:lvl>
    <w:lvl w:ilvl="3">
      <w:start w:val="1"/>
      <w:numFmt w:val="decimal"/>
      <w:lvlText w:val="%1.%2.%3.%4"/>
      <w:lvlJc w:val="left"/>
      <w:pPr>
        <w:ind w:left="1800" w:hanging="720"/>
      </w:pPr>
      <w:rPr>
        <w:rFonts w:hint="default"/>
        <w:b/>
        <w:color w:val="auto"/>
      </w:rPr>
    </w:lvl>
    <w:lvl w:ilvl="4">
      <w:start w:val="1"/>
      <w:numFmt w:val="decimal"/>
      <w:lvlText w:val="%1.%2.%3.%4.%5"/>
      <w:lvlJc w:val="left"/>
      <w:pPr>
        <w:ind w:left="2520" w:hanging="1080"/>
      </w:pPr>
      <w:rPr>
        <w:rFonts w:hint="default"/>
        <w:b/>
        <w:color w:val="auto"/>
      </w:rPr>
    </w:lvl>
    <w:lvl w:ilvl="5">
      <w:start w:val="1"/>
      <w:numFmt w:val="decimal"/>
      <w:lvlText w:val="%1.%2.%3.%4.%5.%6"/>
      <w:lvlJc w:val="left"/>
      <w:pPr>
        <w:ind w:left="2880" w:hanging="1080"/>
      </w:pPr>
      <w:rPr>
        <w:rFonts w:hint="default"/>
        <w:b/>
        <w:color w:val="auto"/>
      </w:rPr>
    </w:lvl>
    <w:lvl w:ilvl="6">
      <w:start w:val="1"/>
      <w:numFmt w:val="decimal"/>
      <w:lvlText w:val="%1.%2.%3.%4.%5.%6.%7"/>
      <w:lvlJc w:val="left"/>
      <w:pPr>
        <w:ind w:left="3600" w:hanging="1440"/>
      </w:pPr>
      <w:rPr>
        <w:rFonts w:hint="default"/>
        <w:b/>
        <w:color w:val="auto"/>
      </w:rPr>
    </w:lvl>
    <w:lvl w:ilvl="7">
      <w:start w:val="1"/>
      <w:numFmt w:val="decimal"/>
      <w:lvlText w:val="%1.%2.%3.%4.%5.%6.%7.%8"/>
      <w:lvlJc w:val="left"/>
      <w:pPr>
        <w:ind w:left="3960" w:hanging="1440"/>
      </w:pPr>
      <w:rPr>
        <w:rFonts w:hint="default"/>
        <w:b/>
        <w:color w:val="auto"/>
      </w:rPr>
    </w:lvl>
    <w:lvl w:ilvl="8">
      <w:start w:val="1"/>
      <w:numFmt w:val="decimal"/>
      <w:lvlText w:val="%1.%2.%3.%4.%5.%6.%7.%8.%9"/>
      <w:lvlJc w:val="left"/>
      <w:pPr>
        <w:ind w:left="4680" w:hanging="1800"/>
      </w:pPr>
      <w:rPr>
        <w:rFonts w:hint="default"/>
        <w:b/>
        <w:color w:val="auto"/>
      </w:rPr>
    </w:lvl>
  </w:abstractNum>
  <w:abstractNum w:abstractNumId="3" w15:restartNumberingAfterBreak="0">
    <w:nsid w:val="19020D8C"/>
    <w:multiLevelType w:val="multilevel"/>
    <w:tmpl w:val="B6DE0B50"/>
    <w:lvl w:ilvl="0">
      <w:start w:val="1"/>
      <w:numFmt w:val="decimal"/>
      <w:lvlText w:val="%1."/>
      <w:lvlJc w:val="left"/>
      <w:pPr>
        <w:ind w:left="720" w:hanging="360"/>
      </w:pPr>
      <w:rPr>
        <w:rFonts w:hint="default"/>
        <w:b/>
        <w:color w:val="auto"/>
      </w:rPr>
    </w:lvl>
    <w:lvl w:ilvl="1">
      <w:start w:val="1"/>
      <w:numFmt w:val="decimal"/>
      <w:lvlText w:val="%1.%2."/>
      <w:lvlJc w:val="left"/>
      <w:pPr>
        <w:ind w:left="1288" w:hanging="720"/>
      </w:pPr>
      <w:rPr>
        <w:b/>
        <w:color w:val="auto"/>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4" w15:restartNumberingAfterBreak="0">
    <w:nsid w:val="1B775C43"/>
    <w:multiLevelType w:val="multilevel"/>
    <w:tmpl w:val="5D9EDD98"/>
    <w:lvl w:ilvl="0">
      <w:start w:val="1"/>
      <w:numFmt w:val="decimal"/>
      <w:lvlText w:val="%1."/>
      <w:lvlJc w:val="left"/>
      <w:pPr>
        <w:ind w:left="720" w:hanging="360"/>
      </w:pPr>
      <w:rPr>
        <w:b/>
        <w:color w:val="auto"/>
      </w:rPr>
    </w:lvl>
    <w:lvl w:ilvl="1">
      <w:start w:val="1"/>
      <w:numFmt w:val="decimal"/>
      <w:isLgl/>
      <w:lvlText w:val="%1.%2."/>
      <w:lvlJc w:val="left"/>
      <w:pPr>
        <w:ind w:left="4548" w:hanging="720"/>
      </w:pPr>
      <w:rPr>
        <w:b/>
        <w:color w:val="auto"/>
      </w:rPr>
    </w:lvl>
    <w:lvl w:ilvl="2">
      <w:start w:val="1"/>
      <w:numFmt w:val="decimal"/>
      <w:isLgl/>
      <w:lvlText w:val="%1.%2.%3."/>
      <w:lvlJc w:val="left"/>
      <w:pPr>
        <w:ind w:left="1571" w:hanging="720"/>
      </w:pPr>
      <w:rPr>
        <w:b/>
        <w:color w:val="auto"/>
      </w:rPr>
    </w:lvl>
    <w:lvl w:ilvl="3">
      <w:start w:val="1"/>
      <w:numFmt w:val="decimal"/>
      <w:isLgl/>
      <w:lvlText w:val="%1.%2.%3.%4."/>
      <w:lvlJc w:val="left"/>
      <w:pPr>
        <w:ind w:left="1080" w:hanging="720"/>
      </w:pPr>
      <w:rPr>
        <w:b/>
        <w:color w:val="auto"/>
      </w:rPr>
    </w:lvl>
    <w:lvl w:ilvl="4">
      <w:start w:val="1"/>
      <w:numFmt w:val="decimal"/>
      <w:isLgl/>
      <w:lvlText w:val="%1.%2.%3.%4.%5."/>
      <w:lvlJc w:val="left"/>
      <w:pPr>
        <w:ind w:left="1440" w:hanging="1080"/>
      </w:pPr>
      <w:rPr>
        <w:b/>
        <w:color w:val="auto"/>
      </w:rPr>
    </w:lvl>
    <w:lvl w:ilvl="5">
      <w:start w:val="1"/>
      <w:numFmt w:val="decimal"/>
      <w:isLgl/>
      <w:lvlText w:val="%1.%2.%3.%4.%5.%6."/>
      <w:lvlJc w:val="left"/>
      <w:pPr>
        <w:ind w:left="1440" w:hanging="1080"/>
      </w:pPr>
      <w:rPr>
        <w:b/>
        <w:color w:val="auto"/>
      </w:rPr>
    </w:lvl>
    <w:lvl w:ilvl="6">
      <w:start w:val="1"/>
      <w:numFmt w:val="decimal"/>
      <w:isLgl/>
      <w:lvlText w:val="%1.%2.%3.%4.%5.%6.%7."/>
      <w:lvlJc w:val="left"/>
      <w:pPr>
        <w:ind w:left="1800" w:hanging="1440"/>
      </w:pPr>
      <w:rPr>
        <w:b/>
        <w:color w:val="auto"/>
      </w:rPr>
    </w:lvl>
    <w:lvl w:ilvl="7">
      <w:start w:val="1"/>
      <w:numFmt w:val="decimal"/>
      <w:isLgl/>
      <w:lvlText w:val="%1.%2.%3.%4.%5.%6.%7.%8."/>
      <w:lvlJc w:val="left"/>
      <w:pPr>
        <w:ind w:left="1800" w:hanging="1440"/>
      </w:pPr>
      <w:rPr>
        <w:b/>
        <w:color w:val="auto"/>
      </w:rPr>
    </w:lvl>
    <w:lvl w:ilvl="8">
      <w:start w:val="1"/>
      <w:numFmt w:val="decimal"/>
      <w:isLgl/>
      <w:lvlText w:val="%1.%2.%3.%4.%5.%6.%7.%8.%9."/>
      <w:lvlJc w:val="left"/>
      <w:pPr>
        <w:ind w:left="2160" w:hanging="1800"/>
      </w:pPr>
      <w:rPr>
        <w:b/>
        <w:color w:val="auto"/>
      </w:rPr>
    </w:lvl>
  </w:abstractNum>
  <w:abstractNum w:abstractNumId="5" w15:restartNumberingAfterBreak="0">
    <w:nsid w:val="22CD446B"/>
    <w:multiLevelType w:val="hybridMultilevel"/>
    <w:tmpl w:val="0FC0BD3C"/>
    <w:lvl w:ilvl="0" w:tplc="3F2CF386">
      <w:start w:val="1"/>
      <w:numFmt w:val="bullet"/>
      <w:lvlText w:val=""/>
      <w:lvlJc w:val="left"/>
      <w:pPr>
        <w:ind w:left="720" w:hanging="360"/>
      </w:pPr>
      <w:rPr>
        <w:rFonts w:ascii="Symbol" w:hAnsi="Symbol" w:hint="default"/>
      </w:rPr>
    </w:lvl>
    <w:lvl w:ilvl="1" w:tplc="F7483542">
      <w:start w:val="1"/>
      <w:numFmt w:val="bullet"/>
      <w:lvlText w:val="o"/>
      <w:lvlJc w:val="left"/>
      <w:pPr>
        <w:ind w:left="1440" w:hanging="360"/>
      </w:pPr>
      <w:rPr>
        <w:rFonts w:ascii="Courier New" w:hAnsi="Courier New" w:hint="default"/>
      </w:rPr>
    </w:lvl>
    <w:lvl w:ilvl="2" w:tplc="A6D4BD6E">
      <w:start w:val="1"/>
      <w:numFmt w:val="bullet"/>
      <w:lvlText w:val=""/>
      <w:lvlJc w:val="left"/>
      <w:pPr>
        <w:ind w:left="2160" w:hanging="360"/>
      </w:pPr>
      <w:rPr>
        <w:rFonts w:ascii="Wingdings" w:hAnsi="Wingdings" w:hint="default"/>
      </w:rPr>
    </w:lvl>
    <w:lvl w:ilvl="3" w:tplc="A7724ED6">
      <w:start w:val="1"/>
      <w:numFmt w:val="bullet"/>
      <w:lvlText w:val=""/>
      <w:lvlJc w:val="left"/>
      <w:pPr>
        <w:ind w:left="2880" w:hanging="360"/>
      </w:pPr>
      <w:rPr>
        <w:rFonts w:ascii="Symbol" w:hAnsi="Symbol" w:hint="default"/>
      </w:rPr>
    </w:lvl>
    <w:lvl w:ilvl="4" w:tplc="C98EC600">
      <w:start w:val="1"/>
      <w:numFmt w:val="bullet"/>
      <w:lvlText w:val="o"/>
      <w:lvlJc w:val="left"/>
      <w:pPr>
        <w:ind w:left="3600" w:hanging="360"/>
      </w:pPr>
      <w:rPr>
        <w:rFonts w:ascii="Courier New" w:hAnsi="Courier New" w:hint="default"/>
      </w:rPr>
    </w:lvl>
    <w:lvl w:ilvl="5" w:tplc="69823648">
      <w:start w:val="1"/>
      <w:numFmt w:val="bullet"/>
      <w:lvlText w:val=""/>
      <w:lvlJc w:val="left"/>
      <w:pPr>
        <w:ind w:left="4320" w:hanging="360"/>
      </w:pPr>
      <w:rPr>
        <w:rFonts w:ascii="Wingdings" w:hAnsi="Wingdings" w:hint="default"/>
      </w:rPr>
    </w:lvl>
    <w:lvl w:ilvl="6" w:tplc="FB3860BC">
      <w:start w:val="1"/>
      <w:numFmt w:val="bullet"/>
      <w:lvlText w:val=""/>
      <w:lvlJc w:val="left"/>
      <w:pPr>
        <w:ind w:left="5040" w:hanging="360"/>
      </w:pPr>
      <w:rPr>
        <w:rFonts w:ascii="Symbol" w:hAnsi="Symbol" w:hint="default"/>
      </w:rPr>
    </w:lvl>
    <w:lvl w:ilvl="7" w:tplc="82EE71C6">
      <w:start w:val="1"/>
      <w:numFmt w:val="bullet"/>
      <w:lvlText w:val="o"/>
      <w:lvlJc w:val="left"/>
      <w:pPr>
        <w:ind w:left="5760" w:hanging="360"/>
      </w:pPr>
      <w:rPr>
        <w:rFonts w:ascii="Courier New" w:hAnsi="Courier New" w:hint="default"/>
      </w:rPr>
    </w:lvl>
    <w:lvl w:ilvl="8" w:tplc="365A6B78">
      <w:start w:val="1"/>
      <w:numFmt w:val="bullet"/>
      <w:lvlText w:val=""/>
      <w:lvlJc w:val="left"/>
      <w:pPr>
        <w:ind w:left="6480" w:hanging="360"/>
      </w:pPr>
      <w:rPr>
        <w:rFonts w:ascii="Wingdings" w:hAnsi="Wingdings" w:hint="default"/>
      </w:rPr>
    </w:lvl>
  </w:abstractNum>
  <w:abstractNum w:abstractNumId="6" w15:restartNumberingAfterBreak="0">
    <w:nsid w:val="24910E84"/>
    <w:multiLevelType w:val="hybridMultilevel"/>
    <w:tmpl w:val="466889B0"/>
    <w:lvl w:ilvl="0" w:tplc="BC185EE4">
      <w:start w:val="1"/>
      <w:numFmt w:val="bullet"/>
      <w:lvlText w:val=""/>
      <w:lvlJc w:val="left"/>
      <w:pPr>
        <w:ind w:left="720" w:hanging="360"/>
      </w:pPr>
      <w:rPr>
        <w:rFonts w:ascii="Symbol" w:hAnsi="Symbol" w:hint="default"/>
      </w:rPr>
    </w:lvl>
    <w:lvl w:ilvl="1" w:tplc="E06E7220">
      <w:start w:val="1"/>
      <w:numFmt w:val="bullet"/>
      <w:lvlText w:val="o"/>
      <w:lvlJc w:val="left"/>
      <w:pPr>
        <w:ind w:left="1440" w:hanging="360"/>
      </w:pPr>
      <w:rPr>
        <w:rFonts w:ascii="Courier New" w:hAnsi="Courier New" w:cs="Courier New" w:hint="default"/>
      </w:rPr>
    </w:lvl>
    <w:lvl w:ilvl="2" w:tplc="D1542BDA">
      <w:start w:val="1"/>
      <w:numFmt w:val="bullet"/>
      <w:lvlText w:val=""/>
      <w:lvlJc w:val="left"/>
      <w:pPr>
        <w:ind w:left="2160" w:hanging="360"/>
      </w:pPr>
      <w:rPr>
        <w:rFonts w:ascii="Wingdings" w:hAnsi="Wingdings" w:hint="default"/>
      </w:rPr>
    </w:lvl>
    <w:lvl w:ilvl="3" w:tplc="CB02B902">
      <w:start w:val="1"/>
      <w:numFmt w:val="bullet"/>
      <w:lvlText w:val=""/>
      <w:lvlJc w:val="left"/>
      <w:pPr>
        <w:ind w:left="2880" w:hanging="360"/>
      </w:pPr>
      <w:rPr>
        <w:rFonts w:ascii="Symbol" w:hAnsi="Symbol" w:hint="default"/>
      </w:rPr>
    </w:lvl>
    <w:lvl w:ilvl="4" w:tplc="2A06A048">
      <w:start w:val="1"/>
      <w:numFmt w:val="bullet"/>
      <w:lvlText w:val="o"/>
      <w:lvlJc w:val="left"/>
      <w:pPr>
        <w:ind w:left="3600" w:hanging="360"/>
      </w:pPr>
      <w:rPr>
        <w:rFonts w:ascii="Courier New" w:hAnsi="Courier New" w:cs="Courier New" w:hint="default"/>
      </w:rPr>
    </w:lvl>
    <w:lvl w:ilvl="5" w:tplc="808026EA">
      <w:start w:val="1"/>
      <w:numFmt w:val="bullet"/>
      <w:lvlText w:val=""/>
      <w:lvlJc w:val="left"/>
      <w:pPr>
        <w:ind w:left="4320" w:hanging="360"/>
      </w:pPr>
      <w:rPr>
        <w:rFonts w:ascii="Wingdings" w:hAnsi="Wingdings" w:hint="default"/>
      </w:rPr>
    </w:lvl>
    <w:lvl w:ilvl="6" w:tplc="2ECA8A9E">
      <w:start w:val="1"/>
      <w:numFmt w:val="bullet"/>
      <w:lvlText w:val=""/>
      <w:lvlJc w:val="left"/>
      <w:pPr>
        <w:ind w:left="5040" w:hanging="360"/>
      </w:pPr>
      <w:rPr>
        <w:rFonts w:ascii="Symbol" w:hAnsi="Symbol" w:hint="default"/>
      </w:rPr>
    </w:lvl>
    <w:lvl w:ilvl="7" w:tplc="3FE46DA4">
      <w:start w:val="1"/>
      <w:numFmt w:val="bullet"/>
      <w:lvlText w:val="o"/>
      <w:lvlJc w:val="left"/>
      <w:pPr>
        <w:ind w:left="5760" w:hanging="360"/>
      </w:pPr>
      <w:rPr>
        <w:rFonts w:ascii="Courier New" w:hAnsi="Courier New" w:cs="Courier New" w:hint="default"/>
      </w:rPr>
    </w:lvl>
    <w:lvl w:ilvl="8" w:tplc="A2C60572">
      <w:start w:val="1"/>
      <w:numFmt w:val="bullet"/>
      <w:lvlText w:val=""/>
      <w:lvlJc w:val="left"/>
      <w:pPr>
        <w:ind w:left="6480" w:hanging="360"/>
      </w:pPr>
      <w:rPr>
        <w:rFonts w:ascii="Wingdings" w:hAnsi="Wingdings" w:hint="default"/>
      </w:rPr>
    </w:lvl>
  </w:abstractNum>
  <w:abstractNum w:abstractNumId="7" w15:restartNumberingAfterBreak="0">
    <w:nsid w:val="296D723E"/>
    <w:multiLevelType w:val="multilevel"/>
    <w:tmpl w:val="9E582A48"/>
    <w:lvl w:ilvl="0">
      <w:start w:val="10"/>
      <w:numFmt w:val="decimal"/>
      <w:lvlText w:val="%1"/>
      <w:lvlJc w:val="left"/>
      <w:pPr>
        <w:ind w:left="420" w:hanging="420"/>
      </w:pPr>
      <w:rPr>
        <w:rFonts w:hint="default"/>
        <w:color w:val="auto"/>
      </w:rPr>
    </w:lvl>
    <w:lvl w:ilvl="1">
      <w:start w:val="1"/>
      <w:numFmt w:val="decimal"/>
      <w:lvlText w:val="%1.%2"/>
      <w:lvlJc w:val="left"/>
      <w:pPr>
        <w:ind w:left="780" w:hanging="420"/>
      </w:pPr>
      <w:rPr>
        <w:rFonts w:hint="default"/>
        <w:b/>
        <w:color w:val="auto"/>
      </w:rPr>
    </w:lvl>
    <w:lvl w:ilvl="2">
      <w:start w:val="1"/>
      <w:numFmt w:val="decimal"/>
      <w:lvlText w:val="%1.%2.%3"/>
      <w:lvlJc w:val="left"/>
      <w:pPr>
        <w:ind w:left="1440" w:hanging="720"/>
      </w:pPr>
      <w:rPr>
        <w:rFonts w:hint="default"/>
        <w:color w:val="auto"/>
      </w:rPr>
    </w:lvl>
    <w:lvl w:ilvl="3">
      <w:start w:val="1"/>
      <w:numFmt w:val="decimal"/>
      <w:lvlText w:val="%1.%2.%3.%4"/>
      <w:lvlJc w:val="left"/>
      <w:pPr>
        <w:ind w:left="1800" w:hanging="72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2880" w:hanging="108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3960" w:hanging="1440"/>
      </w:pPr>
      <w:rPr>
        <w:rFonts w:hint="default"/>
        <w:color w:val="auto"/>
      </w:rPr>
    </w:lvl>
    <w:lvl w:ilvl="8">
      <w:start w:val="1"/>
      <w:numFmt w:val="decimal"/>
      <w:lvlText w:val="%1.%2.%3.%4.%5.%6.%7.%8.%9"/>
      <w:lvlJc w:val="left"/>
      <w:pPr>
        <w:ind w:left="4680" w:hanging="1800"/>
      </w:pPr>
      <w:rPr>
        <w:rFonts w:hint="default"/>
        <w:color w:val="auto"/>
      </w:rPr>
    </w:lvl>
  </w:abstractNum>
  <w:abstractNum w:abstractNumId="8" w15:restartNumberingAfterBreak="0">
    <w:nsid w:val="307361DC"/>
    <w:multiLevelType w:val="hybridMultilevel"/>
    <w:tmpl w:val="E4701A7A"/>
    <w:lvl w:ilvl="0" w:tplc="1C7AC844">
      <w:start w:val="12"/>
      <w:numFmt w:val="decimal"/>
      <w:lvlText w:val="%1."/>
      <w:lvlJc w:val="left"/>
      <w:pPr>
        <w:tabs>
          <w:tab w:val="num" w:pos="3338"/>
        </w:tabs>
        <w:ind w:left="3338" w:hanging="360"/>
      </w:pPr>
    </w:lvl>
    <w:lvl w:ilvl="1" w:tplc="5FA6EF18">
      <w:start w:val="1"/>
      <w:numFmt w:val="decimal"/>
      <w:lvlText w:val="%2."/>
      <w:lvlJc w:val="left"/>
      <w:pPr>
        <w:tabs>
          <w:tab w:val="num" w:pos="4058"/>
        </w:tabs>
        <w:ind w:left="4058" w:hanging="360"/>
      </w:pPr>
    </w:lvl>
    <w:lvl w:ilvl="2" w:tplc="2EA4D452">
      <w:start w:val="1"/>
      <w:numFmt w:val="decimal"/>
      <w:lvlText w:val="%3."/>
      <w:lvlJc w:val="left"/>
      <w:pPr>
        <w:tabs>
          <w:tab w:val="num" w:pos="4778"/>
        </w:tabs>
        <w:ind w:left="4778" w:hanging="360"/>
      </w:pPr>
    </w:lvl>
    <w:lvl w:ilvl="3" w:tplc="DB9C8250">
      <w:start w:val="1"/>
      <w:numFmt w:val="decimal"/>
      <w:lvlText w:val="%4."/>
      <w:lvlJc w:val="left"/>
      <w:pPr>
        <w:tabs>
          <w:tab w:val="num" w:pos="5498"/>
        </w:tabs>
        <w:ind w:left="5498" w:hanging="360"/>
      </w:pPr>
    </w:lvl>
    <w:lvl w:ilvl="4" w:tplc="A1629E12">
      <w:start w:val="1"/>
      <w:numFmt w:val="decimal"/>
      <w:lvlText w:val="%5."/>
      <w:lvlJc w:val="left"/>
      <w:pPr>
        <w:tabs>
          <w:tab w:val="num" w:pos="6218"/>
        </w:tabs>
        <w:ind w:left="6218" w:hanging="360"/>
      </w:pPr>
    </w:lvl>
    <w:lvl w:ilvl="5" w:tplc="9968AB1A">
      <w:start w:val="1"/>
      <w:numFmt w:val="decimal"/>
      <w:lvlText w:val="%6."/>
      <w:lvlJc w:val="left"/>
      <w:pPr>
        <w:tabs>
          <w:tab w:val="num" w:pos="6938"/>
        </w:tabs>
        <w:ind w:left="6938" w:hanging="360"/>
      </w:pPr>
    </w:lvl>
    <w:lvl w:ilvl="6" w:tplc="94260D14">
      <w:start w:val="1"/>
      <w:numFmt w:val="decimal"/>
      <w:lvlText w:val="%7."/>
      <w:lvlJc w:val="left"/>
      <w:pPr>
        <w:tabs>
          <w:tab w:val="num" w:pos="7658"/>
        </w:tabs>
        <w:ind w:left="7658" w:hanging="360"/>
      </w:pPr>
    </w:lvl>
    <w:lvl w:ilvl="7" w:tplc="26E0D1D6">
      <w:start w:val="1"/>
      <w:numFmt w:val="decimal"/>
      <w:lvlText w:val="%8."/>
      <w:lvlJc w:val="left"/>
      <w:pPr>
        <w:tabs>
          <w:tab w:val="num" w:pos="8378"/>
        </w:tabs>
        <w:ind w:left="8378" w:hanging="360"/>
      </w:pPr>
    </w:lvl>
    <w:lvl w:ilvl="8" w:tplc="B1F45786">
      <w:start w:val="1"/>
      <w:numFmt w:val="decimal"/>
      <w:lvlText w:val="%9."/>
      <w:lvlJc w:val="left"/>
      <w:pPr>
        <w:tabs>
          <w:tab w:val="num" w:pos="9098"/>
        </w:tabs>
        <w:ind w:left="9098" w:hanging="360"/>
      </w:pPr>
    </w:lvl>
  </w:abstractNum>
  <w:abstractNum w:abstractNumId="9" w15:restartNumberingAfterBreak="0">
    <w:nsid w:val="30951002"/>
    <w:multiLevelType w:val="multilevel"/>
    <w:tmpl w:val="950C9474"/>
    <w:lvl w:ilvl="0">
      <w:start w:val="1"/>
      <w:numFmt w:val="decimal"/>
      <w:isLgl/>
      <w:lvlText w:val="%1."/>
      <w:lvlJc w:val="left"/>
      <w:pPr>
        <w:tabs>
          <w:tab w:val="num" w:pos="567"/>
        </w:tabs>
        <w:ind w:left="567" w:hanging="567"/>
      </w:pPr>
      <w:rPr>
        <w:rFonts w:ascii="Times New Roman" w:hAnsi="Times New Roman" w:hint="default"/>
        <w:b/>
        <w:i w:val="0"/>
        <w:caps w:val="0"/>
        <w:strike w:val="0"/>
        <w:vanish w:val="0"/>
        <w:color w:val="000000"/>
        <w:spacing w:val="0"/>
        <w:position w:val="0"/>
        <w:sz w:val="24"/>
        <w:szCs w:val="24"/>
        <w:vertAlign w:val="baseline"/>
      </w:rPr>
    </w:lvl>
    <w:lvl w:ilvl="1">
      <w:start w:val="1"/>
      <w:numFmt w:val="decimal"/>
      <w:pStyle w:val="05"/>
      <w:lvlText w:val="%1.%2."/>
      <w:lvlJc w:val="left"/>
      <w:pPr>
        <w:tabs>
          <w:tab w:val="num" w:pos="567"/>
        </w:tabs>
        <w:ind w:left="567" w:hanging="567"/>
      </w:pPr>
      <w:rPr>
        <w:rFonts w:ascii="Times New Roman" w:hAnsi="Times New Roman" w:hint="default"/>
        <w:b w:val="0"/>
        <w:i w:val="0"/>
        <w:caps w:val="0"/>
        <w:strike w:val="0"/>
        <w:vanish w:val="0"/>
        <w:color w:val="000000"/>
        <w:spacing w:val="0"/>
        <w:position w:val="0"/>
        <w:sz w:val="24"/>
        <w:szCs w:val="24"/>
        <w:vertAlign w:val="baseline"/>
      </w:rPr>
    </w:lvl>
    <w:lvl w:ilvl="2">
      <w:start w:val="1"/>
      <w:numFmt w:val="decimal"/>
      <w:lvlText w:val="%1.%2.%3."/>
      <w:lvlJc w:val="left"/>
      <w:pPr>
        <w:tabs>
          <w:tab w:val="num" w:pos="1418"/>
        </w:tabs>
        <w:ind w:left="1418" w:hanging="851"/>
      </w:pPr>
      <w:rPr>
        <w:rFonts w:ascii="Times New Roman" w:hAnsi="Times New Roman" w:hint="default"/>
        <w:b w:val="0"/>
        <w:i w:val="0"/>
        <w:caps w:val="0"/>
        <w:strike w:val="0"/>
        <w:vanish w:val="0"/>
        <w:sz w:val="24"/>
        <w:szCs w:val="24"/>
        <w:vertAlign w:val="baseline"/>
      </w:rPr>
    </w:lvl>
    <w:lvl w:ilvl="3">
      <w:start w:val="1"/>
      <w:numFmt w:val="decimal"/>
      <w:lvlText w:val="%1.%2.%3.%4."/>
      <w:lvlJc w:val="left"/>
      <w:pPr>
        <w:tabs>
          <w:tab w:val="num" w:pos="2552"/>
        </w:tabs>
        <w:ind w:left="2552" w:hanging="1134"/>
      </w:pPr>
      <w:rPr>
        <w:rFonts w:ascii="Times New Roman" w:hAnsi="Times New Roman" w:hint="default"/>
        <w:b w:val="0"/>
        <w:i w:val="0"/>
        <w:caps w:val="0"/>
        <w:strike w:val="0"/>
        <w:vanish w:val="0"/>
        <w:color w:val="000000"/>
        <w:spacing w:val="0"/>
        <w:position w:val="0"/>
        <w:sz w:val="24"/>
        <w:szCs w:val="24"/>
        <w:u w:val="none"/>
        <w:vertAlign w:val="baseline"/>
      </w:rPr>
    </w:lvl>
    <w:lvl w:ilvl="4">
      <w:start w:val="1"/>
      <w:numFmt w:val="decimal"/>
      <w:lvlText w:val="%1.%2.%3.%4.%5."/>
      <w:lvlJc w:val="left"/>
      <w:pPr>
        <w:tabs>
          <w:tab w:val="num" w:pos="3969"/>
        </w:tabs>
        <w:ind w:left="3969" w:hanging="1417"/>
      </w:pPr>
      <w:rPr>
        <w:rFonts w:ascii="Times New Roman" w:hAnsi="Times New Roman" w:hint="default"/>
        <w:b w:val="0"/>
        <w:i w:val="0"/>
        <w:caps w:val="0"/>
        <w:strike w:val="0"/>
        <w:vanish w:val="0"/>
        <w:color w:val="000000"/>
        <w:sz w:val="24"/>
        <w:szCs w:val="24"/>
        <w:vertAlign w:val="baseline"/>
      </w:rPr>
    </w:lvl>
    <w:lvl w:ilvl="5">
      <w:start w:val="1"/>
      <w:numFmt w:val="decimal"/>
      <w:lvlText w:val="%1.%2.%3.%4.%5.%6."/>
      <w:lvlJc w:val="left"/>
      <w:pPr>
        <w:tabs>
          <w:tab w:val="num" w:pos="3969"/>
        </w:tabs>
        <w:ind w:left="3969" w:hanging="1417"/>
      </w:pPr>
      <w:rPr>
        <w:rFonts w:hint="default"/>
      </w:rPr>
    </w:lvl>
    <w:lvl w:ilvl="6">
      <w:start w:val="1"/>
      <w:numFmt w:val="decimal"/>
      <w:lvlText w:val="%1.%2.%3.%4.%5.%6.%7."/>
      <w:lvlJc w:val="left"/>
      <w:pPr>
        <w:tabs>
          <w:tab w:val="num" w:pos="3969"/>
        </w:tabs>
        <w:ind w:left="3969" w:hanging="1417"/>
      </w:pPr>
      <w:rPr>
        <w:rFonts w:hint="default"/>
      </w:rPr>
    </w:lvl>
    <w:lvl w:ilvl="7">
      <w:start w:val="1"/>
      <w:numFmt w:val="decimal"/>
      <w:lvlText w:val="%1.%2.%3.%4.%5.%6.%7.%8."/>
      <w:lvlJc w:val="left"/>
      <w:pPr>
        <w:tabs>
          <w:tab w:val="num" w:pos="3969"/>
        </w:tabs>
        <w:ind w:left="3969" w:hanging="1417"/>
      </w:pPr>
      <w:rPr>
        <w:rFonts w:hint="default"/>
      </w:rPr>
    </w:lvl>
    <w:lvl w:ilvl="8">
      <w:start w:val="1"/>
      <w:numFmt w:val="decimal"/>
      <w:lvlText w:val="%1.%2.%3.%4.%5.%6.%7.%8.%9."/>
      <w:lvlJc w:val="left"/>
      <w:pPr>
        <w:tabs>
          <w:tab w:val="num" w:pos="3969"/>
        </w:tabs>
        <w:ind w:left="3969" w:hanging="1417"/>
      </w:pPr>
      <w:rPr>
        <w:rFonts w:hint="default"/>
      </w:rPr>
    </w:lvl>
  </w:abstractNum>
  <w:abstractNum w:abstractNumId="10" w15:restartNumberingAfterBreak="0">
    <w:nsid w:val="309E4C2A"/>
    <w:multiLevelType w:val="multilevel"/>
    <w:tmpl w:val="9B6C1D88"/>
    <w:lvl w:ilvl="0">
      <w:start w:val="3"/>
      <w:numFmt w:val="decimal"/>
      <w:lvlText w:val="%1."/>
      <w:lvlJc w:val="left"/>
      <w:pPr>
        <w:ind w:left="360" w:hanging="360"/>
      </w:pPr>
      <w:rPr>
        <w:rFonts w:hint="default"/>
        <w:b/>
        <w:color w:val="auto"/>
      </w:rPr>
    </w:lvl>
    <w:lvl w:ilvl="1">
      <w:start w:val="1"/>
      <w:numFmt w:val="decimal"/>
      <w:lvlText w:val="%1.%2."/>
      <w:lvlJc w:val="left"/>
      <w:pPr>
        <w:ind w:left="720" w:hanging="360"/>
      </w:pPr>
      <w:rPr>
        <w:rFonts w:hint="default"/>
        <w:b/>
        <w:color w:val="auto"/>
      </w:rPr>
    </w:lvl>
    <w:lvl w:ilvl="2">
      <w:start w:val="1"/>
      <w:numFmt w:val="decimal"/>
      <w:lvlText w:val="%1.%2.%3."/>
      <w:lvlJc w:val="left"/>
      <w:pPr>
        <w:ind w:left="1440" w:hanging="720"/>
      </w:pPr>
      <w:rPr>
        <w:rFonts w:hint="default"/>
        <w:b/>
        <w:color w:val="auto"/>
      </w:rPr>
    </w:lvl>
    <w:lvl w:ilvl="3">
      <w:start w:val="1"/>
      <w:numFmt w:val="decimal"/>
      <w:lvlText w:val="%1.%2.%3.%4."/>
      <w:lvlJc w:val="left"/>
      <w:pPr>
        <w:ind w:left="1800" w:hanging="720"/>
      </w:pPr>
      <w:rPr>
        <w:rFonts w:hint="default"/>
        <w:b/>
        <w:color w:val="auto"/>
      </w:rPr>
    </w:lvl>
    <w:lvl w:ilvl="4">
      <w:start w:val="1"/>
      <w:numFmt w:val="decimal"/>
      <w:lvlText w:val="%1.%2.%3.%4.%5."/>
      <w:lvlJc w:val="left"/>
      <w:pPr>
        <w:ind w:left="2520" w:hanging="1080"/>
      </w:pPr>
      <w:rPr>
        <w:rFonts w:hint="default"/>
        <w:b/>
        <w:color w:val="auto"/>
      </w:rPr>
    </w:lvl>
    <w:lvl w:ilvl="5">
      <w:start w:val="1"/>
      <w:numFmt w:val="decimal"/>
      <w:lvlText w:val="%1.%2.%3.%4.%5.%6."/>
      <w:lvlJc w:val="left"/>
      <w:pPr>
        <w:ind w:left="2880" w:hanging="1080"/>
      </w:pPr>
      <w:rPr>
        <w:rFonts w:hint="default"/>
        <w:b/>
        <w:color w:val="auto"/>
      </w:rPr>
    </w:lvl>
    <w:lvl w:ilvl="6">
      <w:start w:val="1"/>
      <w:numFmt w:val="decimal"/>
      <w:lvlText w:val="%1.%2.%3.%4.%5.%6.%7."/>
      <w:lvlJc w:val="left"/>
      <w:pPr>
        <w:ind w:left="3600" w:hanging="1440"/>
      </w:pPr>
      <w:rPr>
        <w:rFonts w:hint="default"/>
        <w:b/>
        <w:color w:val="auto"/>
      </w:rPr>
    </w:lvl>
    <w:lvl w:ilvl="7">
      <w:start w:val="1"/>
      <w:numFmt w:val="decimal"/>
      <w:lvlText w:val="%1.%2.%3.%4.%5.%6.%7.%8."/>
      <w:lvlJc w:val="left"/>
      <w:pPr>
        <w:ind w:left="3960" w:hanging="1440"/>
      </w:pPr>
      <w:rPr>
        <w:rFonts w:hint="default"/>
        <w:b/>
        <w:color w:val="auto"/>
      </w:rPr>
    </w:lvl>
    <w:lvl w:ilvl="8">
      <w:start w:val="1"/>
      <w:numFmt w:val="decimal"/>
      <w:lvlText w:val="%1.%2.%3.%4.%5.%6.%7.%8.%9."/>
      <w:lvlJc w:val="left"/>
      <w:pPr>
        <w:ind w:left="4680" w:hanging="1800"/>
      </w:pPr>
      <w:rPr>
        <w:rFonts w:hint="default"/>
        <w:b/>
        <w:color w:val="auto"/>
      </w:rPr>
    </w:lvl>
  </w:abstractNum>
  <w:abstractNum w:abstractNumId="11" w15:restartNumberingAfterBreak="0">
    <w:nsid w:val="34857EB8"/>
    <w:multiLevelType w:val="multilevel"/>
    <w:tmpl w:val="6D02848A"/>
    <w:lvl w:ilvl="0">
      <w:start w:val="1"/>
      <w:numFmt w:val="decimal"/>
      <w:lvlText w:val="%1."/>
      <w:lvlJc w:val="left"/>
      <w:pPr>
        <w:ind w:left="644" w:hanging="360"/>
      </w:pPr>
      <w:rPr>
        <w:rFonts w:hint="default"/>
        <w:b/>
        <w:color w:val="auto"/>
      </w:rPr>
    </w:lvl>
    <w:lvl w:ilvl="1">
      <w:start w:val="1"/>
      <w:numFmt w:val="decimal"/>
      <w:lvlText w:val="%1.%2."/>
      <w:lvlJc w:val="left"/>
      <w:pPr>
        <w:ind w:left="720" w:hanging="360"/>
      </w:pPr>
      <w:rPr>
        <w:rFonts w:hint="default"/>
        <w:b/>
        <w:color w:val="auto"/>
      </w:rPr>
    </w:lvl>
    <w:lvl w:ilvl="2">
      <w:start w:val="1"/>
      <w:numFmt w:val="decimal"/>
      <w:lvlText w:val="%1.%2.%3."/>
      <w:lvlJc w:val="left"/>
      <w:pPr>
        <w:ind w:left="1440" w:hanging="720"/>
      </w:pPr>
      <w:rPr>
        <w:rFonts w:hint="default"/>
        <w:b/>
        <w:color w:val="auto"/>
      </w:rPr>
    </w:lvl>
    <w:lvl w:ilvl="3">
      <w:start w:val="1"/>
      <w:numFmt w:val="decimal"/>
      <w:lvlText w:val="%1.%2.%3.%4."/>
      <w:lvlJc w:val="left"/>
      <w:pPr>
        <w:ind w:left="1800" w:hanging="720"/>
      </w:pPr>
      <w:rPr>
        <w:rFonts w:hint="default"/>
        <w:b/>
        <w:color w:val="auto"/>
      </w:rPr>
    </w:lvl>
    <w:lvl w:ilvl="4">
      <w:start w:val="1"/>
      <w:numFmt w:val="decimal"/>
      <w:lvlText w:val="%1.%2.%3.%4.%5."/>
      <w:lvlJc w:val="left"/>
      <w:pPr>
        <w:ind w:left="2520" w:hanging="1080"/>
      </w:pPr>
      <w:rPr>
        <w:rFonts w:hint="default"/>
        <w:b/>
        <w:color w:val="auto"/>
      </w:rPr>
    </w:lvl>
    <w:lvl w:ilvl="5">
      <w:start w:val="1"/>
      <w:numFmt w:val="decimal"/>
      <w:lvlText w:val="%1.%2.%3.%4.%5.%6."/>
      <w:lvlJc w:val="left"/>
      <w:pPr>
        <w:ind w:left="2880" w:hanging="1080"/>
      </w:pPr>
      <w:rPr>
        <w:rFonts w:hint="default"/>
        <w:b/>
        <w:color w:val="auto"/>
      </w:rPr>
    </w:lvl>
    <w:lvl w:ilvl="6">
      <w:start w:val="1"/>
      <w:numFmt w:val="decimal"/>
      <w:lvlText w:val="%1.%2.%3.%4.%5.%6.%7."/>
      <w:lvlJc w:val="left"/>
      <w:pPr>
        <w:ind w:left="3600" w:hanging="1440"/>
      </w:pPr>
      <w:rPr>
        <w:rFonts w:hint="default"/>
        <w:b/>
        <w:color w:val="auto"/>
      </w:rPr>
    </w:lvl>
    <w:lvl w:ilvl="7">
      <w:start w:val="1"/>
      <w:numFmt w:val="decimal"/>
      <w:lvlText w:val="%1.%2.%3.%4.%5.%6.%7.%8."/>
      <w:lvlJc w:val="left"/>
      <w:pPr>
        <w:ind w:left="3960" w:hanging="1440"/>
      </w:pPr>
      <w:rPr>
        <w:rFonts w:hint="default"/>
        <w:b/>
        <w:color w:val="auto"/>
      </w:rPr>
    </w:lvl>
    <w:lvl w:ilvl="8">
      <w:start w:val="1"/>
      <w:numFmt w:val="decimal"/>
      <w:lvlText w:val="%1.%2.%3.%4.%5.%6.%7.%8.%9."/>
      <w:lvlJc w:val="left"/>
      <w:pPr>
        <w:ind w:left="4680" w:hanging="1800"/>
      </w:pPr>
      <w:rPr>
        <w:rFonts w:hint="default"/>
        <w:b/>
        <w:color w:val="auto"/>
      </w:rPr>
    </w:lvl>
  </w:abstractNum>
  <w:abstractNum w:abstractNumId="12" w15:restartNumberingAfterBreak="0">
    <w:nsid w:val="383056B9"/>
    <w:multiLevelType w:val="multilevel"/>
    <w:tmpl w:val="27B23D12"/>
    <w:lvl w:ilvl="0">
      <w:start w:val="1"/>
      <w:numFmt w:val="decimal"/>
      <w:lvlText w:val="%1."/>
      <w:lvlJc w:val="left"/>
      <w:pPr>
        <w:ind w:left="720" w:hanging="360"/>
      </w:pPr>
      <w:rPr>
        <w:rFonts w:hint="default"/>
        <w:b/>
        <w:color w:val="auto"/>
      </w:rPr>
    </w:lvl>
    <w:lvl w:ilvl="1">
      <w:start w:val="1"/>
      <w:numFmt w:val="decimal"/>
      <w:lvlText w:val="%1.%2."/>
      <w:lvlJc w:val="left"/>
      <w:pPr>
        <w:ind w:left="1288" w:hanging="720"/>
      </w:pPr>
      <w:rPr>
        <w:b/>
        <w:color w:val="auto"/>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3" w15:restartNumberingAfterBreak="0">
    <w:nsid w:val="383A56B2"/>
    <w:multiLevelType w:val="multilevel"/>
    <w:tmpl w:val="200E00FC"/>
    <w:lvl w:ilvl="0">
      <w:start w:val="4"/>
      <w:numFmt w:val="decimal"/>
      <w:lvlText w:val="%1."/>
      <w:lvlJc w:val="left"/>
      <w:pPr>
        <w:ind w:left="360" w:hanging="360"/>
      </w:pPr>
      <w:rPr>
        <w:rFonts w:hint="default"/>
        <w:b/>
        <w:color w:val="auto"/>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14" w15:restartNumberingAfterBreak="0">
    <w:nsid w:val="426C7D4A"/>
    <w:multiLevelType w:val="hybridMultilevel"/>
    <w:tmpl w:val="9B349D5C"/>
    <w:lvl w:ilvl="0" w:tplc="6774389C">
      <w:start w:val="1"/>
      <w:numFmt w:val="decimal"/>
      <w:lvlText w:val="%1."/>
      <w:lvlJc w:val="left"/>
      <w:pPr>
        <w:tabs>
          <w:tab w:val="num" w:pos="720"/>
        </w:tabs>
        <w:ind w:left="720" w:hanging="360"/>
      </w:pPr>
    </w:lvl>
    <w:lvl w:ilvl="1" w:tplc="4C3ABBAC">
      <w:start w:val="1"/>
      <w:numFmt w:val="decimal"/>
      <w:lvlText w:val="%2."/>
      <w:lvlJc w:val="left"/>
      <w:pPr>
        <w:tabs>
          <w:tab w:val="num" w:pos="1440"/>
        </w:tabs>
        <w:ind w:left="1440" w:hanging="360"/>
      </w:pPr>
    </w:lvl>
    <w:lvl w:ilvl="2" w:tplc="40CE7EF2">
      <w:start w:val="1"/>
      <w:numFmt w:val="decimal"/>
      <w:lvlText w:val="%3."/>
      <w:lvlJc w:val="left"/>
      <w:pPr>
        <w:tabs>
          <w:tab w:val="num" w:pos="2160"/>
        </w:tabs>
        <w:ind w:left="2160" w:hanging="360"/>
      </w:pPr>
    </w:lvl>
    <w:lvl w:ilvl="3" w:tplc="AA54051A">
      <w:start w:val="1"/>
      <w:numFmt w:val="decimal"/>
      <w:lvlText w:val="%4."/>
      <w:lvlJc w:val="left"/>
      <w:pPr>
        <w:tabs>
          <w:tab w:val="num" w:pos="2880"/>
        </w:tabs>
        <w:ind w:left="2880" w:hanging="360"/>
      </w:pPr>
    </w:lvl>
    <w:lvl w:ilvl="4" w:tplc="FE0CBD62">
      <w:start w:val="1"/>
      <w:numFmt w:val="decimal"/>
      <w:lvlText w:val="%5."/>
      <w:lvlJc w:val="left"/>
      <w:pPr>
        <w:tabs>
          <w:tab w:val="num" w:pos="3600"/>
        </w:tabs>
        <w:ind w:left="3600" w:hanging="360"/>
      </w:pPr>
    </w:lvl>
    <w:lvl w:ilvl="5" w:tplc="E53EFF1A">
      <w:start w:val="1"/>
      <w:numFmt w:val="decimal"/>
      <w:lvlText w:val="%6."/>
      <w:lvlJc w:val="left"/>
      <w:pPr>
        <w:tabs>
          <w:tab w:val="num" w:pos="4320"/>
        </w:tabs>
        <w:ind w:left="4320" w:hanging="360"/>
      </w:pPr>
    </w:lvl>
    <w:lvl w:ilvl="6" w:tplc="46500026">
      <w:start w:val="1"/>
      <w:numFmt w:val="decimal"/>
      <w:lvlText w:val="%7."/>
      <w:lvlJc w:val="left"/>
      <w:pPr>
        <w:tabs>
          <w:tab w:val="num" w:pos="5040"/>
        </w:tabs>
        <w:ind w:left="5040" w:hanging="360"/>
      </w:pPr>
    </w:lvl>
    <w:lvl w:ilvl="7" w:tplc="18389590">
      <w:start w:val="1"/>
      <w:numFmt w:val="decimal"/>
      <w:lvlText w:val="%8."/>
      <w:lvlJc w:val="left"/>
      <w:pPr>
        <w:tabs>
          <w:tab w:val="num" w:pos="5760"/>
        </w:tabs>
        <w:ind w:left="5760" w:hanging="360"/>
      </w:pPr>
    </w:lvl>
    <w:lvl w:ilvl="8" w:tplc="4566AC3E">
      <w:start w:val="1"/>
      <w:numFmt w:val="decimal"/>
      <w:lvlText w:val="%9."/>
      <w:lvlJc w:val="left"/>
      <w:pPr>
        <w:tabs>
          <w:tab w:val="num" w:pos="6480"/>
        </w:tabs>
        <w:ind w:left="6480" w:hanging="360"/>
      </w:pPr>
    </w:lvl>
  </w:abstractNum>
  <w:abstractNum w:abstractNumId="15" w15:restartNumberingAfterBreak="0">
    <w:nsid w:val="43A42487"/>
    <w:multiLevelType w:val="multilevel"/>
    <w:tmpl w:val="692EA8AC"/>
    <w:lvl w:ilvl="0">
      <w:start w:val="3"/>
      <w:numFmt w:val="decimal"/>
      <w:lvlText w:val="%1."/>
      <w:lvlJc w:val="left"/>
      <w:pPr>
        <w:ind w:left="360" w:hanging="360"/>
      </w:pPr>
      <w:rPr>
        <w:rFonts w:hint="default"/>
        <w:b/>
        <w:color w:val="auto"/>
      </w:rPr>
    </w:lvl>
    <w:lvl w:ilvl="1">
      <w:start w:val="1"/>
      <w:numFmt w:val="decimal"/>
      <w:lvlText w:val="%1.%2."/>
      <w:lvlJc w:val="left"/>
      <w:pPr>
        <w:ind w:left="720" w:hanging="360"/>
      </w:pPr>
      <w:rPr>
        <w:rFonts w:hint="default"/>
        <w:b/>
        <w:color w:val="auto"/>
      </w:rPr>
    </w:lvl>
    <w:lvl w:ilvl="2">
      <w:start w:val="1"/>
      <w:numFmt w:val="decimal"/>
      <w:lvlText w:val="%1.%2.%3."/>
      <w:lvlJc w:val="left"/>
      <w:pPr>
        <w:ind w:left="1440" w:hanging="720"/>
      </w:pPr>
      <w:rPr>
        <w:rFonts w:hint="default"/>
        <w:b/>
        <w:color w:val="auto"/>
      </w:rPr>
    </w:lvl>
    <w:lvl w:ilvl="3">
      <w:start w:val="1"/>
      <w:numFmt w:val="decimal"/>
      <w:lvlText w:val="%1.%2.%3.%4."/>
      <w:lvlJc w:val="left"/>
      <w:pPr>
        <w:ind w:left="1800" w:hanging="720"/>
      </w:pPr>
      <w:rPr>
        <w:rFonts w:hint="default"/>
        <w:b/>
        <w:color w:val="auto"/>
      </w:rPr>
    </w:lvl>
    <w:lvl w:ilvl="4">
      <w:start w:val="1"/>
      <w:numFmt w:val="decimal"/>
      <w:lvlText w:val="%1.%2.%3.%4.%5."/>
      <w:lvlJc w:val="left"/>
      <w:pPr>
        <w:ind w:left="2520" w:hanging="1080"/>
      </w:pPr>
      <w:rPr>
        <w:rFonts w:hint="default"/>
        <w:b/>
        <w:color w:val="auto"/>
      </w:rPr>
    </w:lvl>
    <w:lvl w:ilvl="5">
      <w:start w:val="1"/>
      <w:numFmt w:val="decimal"/>
      <w:lvlText w:val="%1.%2.%3.%4.%5.%6."/>
      <w:lvlJc w:val="left"/>
      <w:pPr>
        <w:ind w:left="2880" w:hanging="1080"/>
      </w:pPr>
      <w:rPr>
        <w:rFonts w:hint="default"/>
        <w:b/>
        <w:color w:val="auto"/>
      </w:rPr>
    </w:lvl>
    <w:lvl w:ilvl="6">
      <w:start w:val="1"/>
      <w:numFmt w:val="decimal"/>
      <w:lvlText w:val="%1.%2.%3.%4.%5.%6.%7."/>
      <w:lvlJc w:val="left"/>
      <w:pPr>
        <w:ind w:left="3600" w:hanging="1440"/>
      </w:pPr>
      <w:rPr>
        <w:rFonts w:hint="default"/>
        <w:b/>
        <w:color w:val="auto"/>
      </w:rPr>
    </w:lvl>
    <w:lvl w:ilvl="7">
      <w:start w:val="1"/>
      <w:numFmt w:val="decimal"/>
      <w:lvlText w:val="%1.%2.%3.%4.%5.%6.%7.%8."/>
      <w:lvlJc w:val="left"/>
      <w:pPr>
        <w:ind w:left="3960" w:hanging="1440"/>
      </w:pPr>
      <w:rPr>
        <w:rFonts w:hint="default"/>
        <w:b/>
        <w:color w:val="auto"/>
      </w:rPr>
    </w:lvl>
    <w:lvl w:ilvl="8">
      <w:start w:val="1"/>
      <w:numFmt w:val="decimal"/>
      <w:lvlText w:val="%1.%2.%3.%4.%5.%6.%7.%8.%9."/>
      <w:lvlJc w:val="left"/>
      <w:pPr>
        <w:ind w:left="4680" w:hanging="1800"/>
      </w:pPr>
      <w:rPr>
        <w:rFonts w:hint="default"/>
        <w:b/>
        <w:color w:val="auto"/>
      </w:rPr>
    </w:lvl>
  </w:abstractNum>
  <w:abstractNum w:abstractNumId="16" w15:restartNumberingAfterBreak="0">
    <w:nsid w:val="4C5A4DD4"/>
    <w:multiLevelType w:val="hybridMultilevel"/>
    <w:tmpl w:val="15B415B4"/>
    <w:lvl w:ilvl="0" w:tplc="1348FBCE">
      <w:start w:val="1"/>
      <w:numFmt w:val="decimal"/>
      <w:lvlText w:val="%1."/>
      <w:lvlJc w:val="left"/>
      <w:pPr>
        <w:tabs>
          <w:tab w:val="num" w:pos="720"/>
        </w:tabs>
        <w:ind w:left="720" w:hanging="360"/>
      </w:pPr>
    </w:lvl>
    <w:lvl w:ilvl="1" w:tplc="90022224">
      <w:start w:val="1"/>
      <w:numFmt w:val="decimal"/>
      <w:lvlText w:val="%2."/>
      <w:lvlJc w:val="left"/>
      <w:pPr>
        <w:tabs>
          <w:tab w:val="num" w:pos="1440"/>
        </w:tabs>
        <w:ind w:left="1440" w:hanging="360"/>
      </w:pPr>
    </w:lvl>
    <w:lvl w:ilvl="2" w:tplc="3D205FA6">
      <w:start w:val="1"/>
      <w:numFmt w:val="decimal"/>
      <w:lvlText w:val="%3."/>
      <w:lvlJc w:val="left"/>
      <w:pPr>
        <w:tabs>
          <w:tab w:val="num" w:pos="2160"/>
        </w:tabs>
        <w:ind w:left="2160" w:hanging="360"/>
      </w:pPr>
    </w:lvl>
    <w:lvl w:ilvl="3" w:tplc="017898A2">
      <w:start w:val="1"/>
      <w:numFmt w:val="decimal"/>
      <w:lvlText w:val="%4."/>
      <w:lvlJc w:val="left"/>
      <w:pPr>
        <w:tabs>
          <w:tab w:val="num" w:pos="2880"/>
        </w:tabs>
        <w:ind w:left="2880" w:hanging="360"/>
      </w:pPr>
    </w:lvl>
    <w:lvl w:ilvl="4" w:tplc="28886FD0">
      <w:start w:val="1"/>
      <w:numFmt w:val="decimal"/>
      <w:lvlText w:val="%5."/>
      <w:lvlJc w:val="left"/>
      <w:pPr>
        <w:tabs>
          <w:tab w:val="num" w:pos="3600"/>
        </w:tabs>
        <w:ind w:left="3600" w:hanging="360"/>
      </w:pPr>
    </w:lvl>
    <w:lvl w:ilvl="5" w:tplc="E2CC3DD2">
      <w:start w:val="1"/>
      <w:numFmt w:val="decimal"/>
      <w:lvlText w:val="%6."/>
      <w:lvlJc w:val="left"/>
      <w:pPr>
        <w:tabs>
          <w:tab w:val="num" w:pos="4320"/>
        </w:tabs>
        <w:ind w:left="4320" w:hanging="360"/>
      </w:pPr>
    </w:lvl>
    <w:lvl w:ilvl="6" w:tplc="14BEF9C4">
      <w:start w:val="1"/>
      <w:numFmt w:val="decimal"/>
      <w:lvlText w:val="%7."/>
      <w:lvlJc w:val="left"/>
      <w:pPr>
        <w:tabs>
          <w:tab w:val="num" w:pos="5040"/>
        </w:tabs>
        <w:ind w:left="5040" w:hanging="360"/>
      </w:pPr>
    </w:lvl>
    <w:lvl w:ilvl="7" w:tplc="6810B322">
      <w:start w:val="1"/>
      <w:numFmt w:val="decimal"/>
      <w:lvlText w:val="%8."/>
      <w:lvlJc w:val="left"/>
      <w:pPr>
        <w:tabs>
          <w:tab w:val="num" w:pos="5760"/>
        </w:tabs>
        <w:ind w:left="5760" w:hanging="360"/>
      </w:pPr>
    </w:lvl>
    <w:lvl w:ilvl="8" w:tplc="9B5C840C">
      <w:start w:val="1"/>
      <w:numFmt w:val="decimal"/>
      <w:lvlText w:val="%9."/>
      <w:lvlJc w:val="left"/>
      <w:pPr>
        <w:tabs>
          <w:tab w:val="num" w:pos="6480"/>
        </w:tabs>
        <w:ind w:left="6480" w:hanging="360"/>
      </w:pPr>
    </w:lvl>
  </w:abstractNum>
  <w:abstractNum w:abstractNumId="17" w15:restartNumberingAfterBreak="0">
    <w:nsid w:val="558D4817"/>
    <w:multiLevelType w:val="multilevel"/>
    <w:tmpl w:val="20F81FB8"/>
    <w:lvl w:ilvl="0">
      <w:start w:val="3"/>
      <w:numFmt w:val="decimal"/>
      <w:lvlText w:val="%1."/>
      <w:lvlJc w:val="left"/>
      <w:pPr>
        <w:ind w:left="360" w:hanging="360"/>
      </w:pPr>
      <w:rPr>
        <w:rFonts w:hint="default"/>
        <w:b/>
        <w:color w:val="auto"/>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C847DFA"/>
    <w:multiLevelType w:val="multilevel"/>
    <w:tmpl w:val="5FE414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DF00F5D"/>
    <w:multiLevelType w:val="hybridMultilevel"/>
    <w:tmpl w:val="221AC762"/>
    <w:lvl w:ilvl="0" w:tplc="8EBEB414">
      <w:start w:val="2"/>
      <w:numFmt w:val="decimal"/>
      <w:lvlText w:val="%1."/>
      <w:lvlJc w:val="left"/>
      <w:pPr>
        <w:tabs>
          <w:tab w:val="num" w:pos="720"/>
        </w:tabs>
        <w:ind w:left="720" w:hanging="360"/>
      </w:pPr>
    </w:lvl>
    <w:lvl w:ilvl="1" w:tplc="1ABAB706">
      <w:start w:val="1"/>
      <w:numFmt w:val="decimal"/>
      <w:lvlText w:val="%2."/>
      <w:lvlJc w:val="left"/>
      <w:pPr>
        <w:tabs>
          <w:tab w:val="num" w:pos="1440"/>
        </w:tabs>
        <w:ind w:left="1440" w:hanging="360"/>
      </w:pPr>
    </w:lvl>
    <w:lvl w:ilvl="2" w:tplc="1542F63E">
      <w:start w:val="1"/>
      <w:numFmt w:val="decimal"/>
      <w:lvlText w:val="%3."/>
      <w:lvlJc w:val="left"/>
      <w:pPr>
        <w:tabs>
          <w:tab w:val="num" w:pos="2160"/>
        </w:tabs>
        <w:ind w:left="2160" w:hanging="360"/>
      </w:pPr>
    </w:lvl>
    <w:lvl w:ilvl="3" w:tplc="5058C9D8">
      <w:start w:val="1"/>
      <w:numFmt w:val="decimal"/>
      <w:lvlText w:val="%4."/>
      <w:lvlJc w:val="left"/>
      <w:pPr>
        <w:tabs>
          <w:tab w:val="num" w:pos="2880"/>
        </w:tabs>
        <w:ind w:left="2880" w:hanging="360"/>
      </w:pPr>
    </w:lvl>
    <w:lvl w:ilvl="4" w:tplc="210E5CDA">
      <w:start w:val="1"/>
      <w:numFmt w:val="decimal"/>
      <w:lvlText w:val="%5."/>
      <w:lvlJc w:val="left"/>
      <w:pPr>
        <w:tabs>
          <w:tab w:val="num" w:pos="3600"/>
        </w:tabs>
        <w:ind w:left="3600" w:hanging="360"/>
      </w:pPr>
    </w:lvl>
    <w:lvl w:ilvl="5" w:tplc="A5AEA014">
      <w:start w:val="1"/>
      <w:numFmt w:val="decimal"/>
      <w:lvlText w:val="%6."/>
      <w:lvlJc w:val="left"/>
      <w:pPr>
        <w:tabs>
          <w:tab w:val="num" w:pos="4320"/>
        </w:tabs>
        <w:ind w:left="4320" w:hanging="360"/>
      </w:pPr>
    </w:lvl>
    <w:lvl w:ilvl="6" w:tplc="A31E3C76">
      <w:start w:val="1"/>
      <w:numFmt w:val="decimal"/>
      <w:lvlText w:val="%7."/>
      <w:lvlJc w:val="left"/>
      <w:pPr>
        <w:tabs>
          <w:tab w:val="num" w:pos="5040"/>
        </w:tabs>
        <w:ind w:left="5040" w:hanging="360"/>
      </w:pPr>
    </w:lvl>
    <w:lvl w:ilvl="7" w:tplc="C9B27060">
      <w:start w:val="1"/>
      <w:numFmt w:val="decimal"/>
      <w:lvlText w:val="%8."/>
      <w:lvlJc w:val="left"/>
      <w:pPr>
        <w:tabs>
          <w:tab w:val="num" w:pos="5760"/>
        </w:tabs>
        <w:ind w:left="5760" w:hanging="360"/>
      </w:pPr>
    </w:lvl>
    <w:lvl w:ilvl="8" w:tplc="A064BD3C">
      <w:start w:val="1"/>
      <w:numFmt w:val="decimal"/>
      <w:lvlText w:val="%9."/>
      <w:lvlJc w:val="left"/>
      <w:pPr>
        <w:tabs>
          <w:tab w:val="num" w:pos="6480"/>
        </w:tabs>
        <w:ind w:left="6480" w:hanging="360"/>
      </w:pPr>
    </w:lvl>
  </w:abstractNum>
  <w:abstractNum w:abstractNumId="20" w15:restartNumberingAfterBreak="0">
    <w:nsid w:val="63A46899"/>
    <w:multiLevelType w:val="hybridMultilevel"/>
    <w:tmpl w:val="EBEEB9E2"/>
    <w:lvl w:ilvl="0" w:tplc="84926A8C">
      <w:start w:val="1"/>
      <w:numFmt w:val="bullet"/>
      <w:lvlText w:val=""/>
      <w:lvlJc w:val="left"/>
      <w:pPr>
        <w:ind w:left="720" w:hanging="360"/>
      </w:pPr>
      <w:rPr>
        <w:rFonts w:ascii="Symbol" w:hAnsi="Symbol" w:hint="default"/>
      </w:rPr>
    </w:lvl>
    <w:lvl w:ilvl="1" w:tplc="E326C28E">
      <w:start w:val="1"/>
      <w:numFmt w:val="bullet"/>
      <w:lvlText w:val="o"/>
      <w:lvlJc w:val="left"/>
      <w:pPr>
        <w:ind w:left="1440" w:hanging="360"/>
      </w:pPr>
      <w:rPr>
        <w:rFonts w:ascii="Courier New" w:hAnsi="Courier New" w:hint="default"/>
      </w:rPr>
    </w:lvl>
    <w:lvl w:ilvl="2" w:tplc="525E5994">
      <w:start w:val="1"/>
      <w:numFmt w:val="bullet"/>
      <w:lvlText w:val=""/>
      <w:lvlJc w:val="left"/>
      <w:pPr>
        <w:ind w:left="2160" w:hanging="360"/>
      </w:pPr>
      <w:rPr>
        <w:rFonts w:ascii="Wingdings" w:hAnsi="Wingdings" w:hint="default"/>
      </w:rPr>
    </w:lvl>
    <w:lvl w:ilvl="3" w:tplc="03540500">
      <w:start w:val="1"/>
      <w:numFmt w:val="bullet"/>
      <w:lvlText w:val=""/>
      <w:lvlJc w:val="left"/>
      <w:pPr>
        <w:ind w:left="2880" w:hanging="360"/>
      </w:pPr>
      <w:rPr>
        <w:rFonts w:ascii="Symbol" w:hAnsi="Symbol" w:hint="default"/>
      </w:rPr>
    </w:lvl>
    <w:lvl w:ilvl="4" w:tplc="39004630">
      <w:start w:val="1"/>
      <w:numFmt w:val="bullet"/>
      <w:lvlText w:val="o"/>
      <w:lvlJc w:val="left"/>
      <w:pPr>
        <w:ind w:left="3600" w:hanging="360"/>
      </w:pPr>
      <w:rPr>
        <w:rFonts w:ascii="Courier New" w:hAnsi="Courier New" w:hint="default"/>
      </w:rPr>
    </w:lvl>
    <w:lvl w:ilvl="5" w:tplc="0CE60E22">
      <w:start w:val="1"/>
      <w:numFmt w:val="bullet"/>
      <w:lvlText w:val=""/>
      <w:lvlJc w:val="left"/>
      <w:pPr>
        <w:ind w:left="4320" w:hanging="360"/>
      </w:pPr>
      <w:rPr>
        <w:rFonts w:ascii="Wingdings" w:hAnsi="Wingdings" w:hint="default"/>
      </w:rPr>
    </w:lvl>
    <w:lvl w:ilvl="6" w:tplc="9CC82F2C">
      <w:start w:val="1"/>
      <w:numFmt w:val="bullet"/>
      <w:lvlText w:val=""/>
      <w:lvlJc w:val="left"/>
      <w:pPr>
        <w:ind w:left="5040" w:hanging="360"/>
      </w:pPr>
      <w:rPr>
        <w:rFonts w:ascii="Symbol" w:hAnsi="Symbol" w:hint="default"/>
      </w:rPr>
    </w:lvl>
    <w:lvl w:ilvl="7" w:tplc="13ECA816">
      <w:start w:val="1"/>
      <w:numFmt w:val="bullet"/>
      <w:lvlText w:val="o"/>
      <w:lvlJc w:val="left"/>
      <w:pPr>
        <w:ind w:left="5760" w:hanging="360"/>
      </w:pPr>
      <w:rPr>
        <w:rFonts w:ascii="Courier New" w:hAnsi="Courier New" w:hint="default"/>
      </w:rPr>
    </w:lvl>
    <w:lvl w:ilvl="8" w:tplc="BD5E2E5E">
      <w:start w:val="1"/>
      <w:numFmt w:val="bullet"/>
      <w:lvlText w:val=""/>
      <w:lvlJc w:val="left"/>
      <w:pPr>
        <w:ind w:left="6480" w:hanging="360"/>
      </w:pPr>
      <w:rPr>
        <w:rFonts w:ascii="Wingdings" w:hAnsi="Wingdings" w:hint="default"/>
      </w:rPr>
    </w:lvl>
  </w:abstractNum>
  <w:abstractNum w:abstractNumId="21" w15:restartNumberingAfterBreak="0">
    <w:nsid w:val="71A928F5"/>
    <w:multiLevelType w:val="hybridMultilevel"/>
    <w:tmpl w:val="021AE1F6"/>
    <w:lvl w:ilvl="0" w:tplc="5498B3E0">
      <w:start w:val="1"/>
      <w:numFmt w:val="bullet"/>
      <w:lvlText w:val=""/>
      <w:lvlJc w:val="left"/>
      <w:pPr>
        <w:ind w:left="720" w:hanging="360"/>
      </w:pPr>
      <w:rPr>
        <w:rFonts w:ascii="Symbol" w:hAnsi="Symbol" w:hint="default"/>
      </w:rPr>
    </w:lvl>
    <w:lvl w:ilvl="1" w:tplc="2D7668F6">
      <w:start w:val="1"/>
      <w:numFmt w:val="bullet"/>
      <w:lvlText w:val="o"/>
      <w:lvlJc w:val="left"/>
      <w:pPr>
        <w:ind w:left="1440" w:hanging="360"/>
      </w:pPr>
      <w:rPr>
        <w:rFonts w:ascii="Courier New" w:hAnsi="Courier New" w:cs="Courier New" w:hint="default"/>
      </w:rPr>
    </w:lvl>
    <w:lvl w:ilvl="2" w:tplc="0B028CA8">
      <w:start w:val="1"/>
      <w:numFmt w:val="bullet"/>
      <w:lvlText w:val=""/>
      <w:lvlJc w:val="left"/>
      <w:pPr>
        <w:ind w:left="2160" w:hanging="360"/>
      </w:pPr>
      <w:rPr>
        <w:rFonts w:ascii="Wingdings" w:hAnsi="Wingdings" w:hint="default"/>
      </w:rPr>
    </w:lvl>
    <w:lvl w:ilvl="3" w:tplc="90A803A4">
      <w:start w:val="1"/>
      <w:numFmt w:val="bullet"/>
      <w:lvlText w:val=""/>
      <w:lvlJc w:val="left"/>
      <w:pPr>
        <w:ind w:left="2880" w:hanging="360"/>
      </w:pPr>
      <w:rPr>
        <w:rFonts w:ascii="Symbol" w:hAnsi="Symbol" w:hint="default"/>
      </w:rPr>
    </w:lvl>
    <w:lvl w:ilvl="4" w:tplc="ED625A66">
      <w:start w:val="1"/>
      <w:numFmt w:val="bullet"/>
      <w:lvlText w:val="o"/>
      <w:lvlJc w:val="left"/>
      <w:pPr>
        <w:ind w:left="3600" w:hanging="360"/>
      </w:pPr>
      <w:rPr>
        <w:rFonts w:ascii="Courier New" w:hAnsi="Courier New" w:cs="Courier New" w:hint="default"/>
      </w:rPr>
    </w:lvl>
    <w:lvl w:ilvl="5" w:tplc="7A8CD31A">
      <w:start w:val="1"/>
      <w:numFmt w:val="bullet"/>
      <w:lvlText w:val=""/>
      <w:lvlJc w:val="left"/>
      <w:pPr>
        <w:ind w:left="4320" w:hanging="360"/>
      </w:pPr>
      <w:rPr>
        <w:rFonts w:ascii="Wingdings" w:hAnsi="Wingdings" w:hint="default"/>
      </w:rPr>
    </w:lvl>
    <w:lvl w:ilvl="6" w:tplc="13DE8052">
      <w:start w:val="1"/>
      <w:numFmt w:val="bullet"/>
      <w:lvlText w:val=""/>
      <w:lvlJc w:val="left"/>
      <w:pPr>
        <w:ind w:left="5040" w:hanging="360"/>
      </w:pPr>
      <w:rPr>
        <w:rFonts w:ascii="Symbol" w:hAnsi="Symbol" w:hint="default"/>
      </w:rPr>
    </w:lvl>
    <w:lvl w:ilvl="7" w:tplc="4FAA92B2">
      <w:start w:val="1"/>
      <w:numFmt w:val="bullet"/>
      <w:lvlText w:val="o"/>
      <w:lvlJc w:val="left"/>
      <w:pPr>
        <w:ind w:left="5760" w:hanging="360"/>
      </w:pPr>
      <w:rPr>
        <w:rFonts w:ascii="Courier New" w:hAnsi="Courier New" w:cs="Courier New" w:hint="default"/>
      </w:rPr>
    </w:lvl>
    <w:lvl w:ilvl="8" w:tplc="44E0B3F8">
      <w:start w:val="1"/>
      <w:numFmt w:val="bullet"/>
      <w:lvlText w:val=""/>
      <w:lvlJc w:val="left"/>
      <w:pPr>
        <w:ind w:left="6480" w:hanging="360"/>
      </w:pPr>
      <w:rPr>
        <w:rFonts w:ascii="Wingdings" w:hAnsi="Wingdings" w:hint="default"/>
      </w:rPr>
    </w:lvl>
  </w:abstractNum>
  <w:abstractNum w:abstractNumId="22" w15:restartNumberingAfterBreak="0">
    <w:nsid w:val="73097799"/>
    <w:multiLevelType w:val="multilevel"/>
    <w:tmpl w:val="8A7EAA20"/>
    <w:lvl w:ilvl="0">
      <w:start w:val="1"/>
      <w:numFmt w:val="decimal"/>
      <w:lvlText w:val="%1."/>
      <w:lvlJc w:val="left"/>
      <w:pPr>
        <w:ind w:left="1797" w:hanging="360"/>
      </w:pPr>
    </w:lvl>
    <w:lvl w:ilvl="1">
      <w:start w:val="1"/>
      <w:numFmt w:val="decimal"/>
      <w:isLgl/>
      <w:lvlText w:val="%1.%2."/>
      <w:lvlJc w:val="left"/>
      <w:pPr>
        <w:ind w:left="360" w:hanging="360"/>
      </w:pPr>
      <w:rPr>
        <w:rFonts w:hint="default"/>
      </w:rPr>
    </w:lvl>
    <w:lvl w:ilvl="2">
      <w:start w:val="1"/>
      <w:numFmt w:val="decimal"/>
      <w:isLgl/>
      <w:lvlText w:val="%1.%2.%3."/>
      <w:lvlJc w:val="left"/>
      <w:pPr>
        <w:ind w:left="2157" w:hanging="720"/>
      </w:pPr>
      <w:rPr>
        <w:rFonts w:hint="default"/>
      </w:rPr>
    </w:lvl>
    <w:lvl w:ilvl="3">
      <w:start w:val="1"/>
      <w:numFmt w:val="decimal"/>
      <w:isLgl/>
      <w:lvlText w:val="%1.%2.%3.%4."/>
      <w:lvlJc w:val="left"/>
      <w:pPr>
        <w:ind w:left="2157" w:hanging="720"/>
      </w:pPr>
      <w:rPr>
        <w:rFonts w:hint="default"/>
      </w:rPr>
    </w:lvl>
    <w:lvl w:ilvl="4">
      <w:start w:val="1"/>
      <w:numFmt w:val="decimal"/>
      <w:isLgl/>
      <w:lvlText w:val="%1.%2.%3.%4.%5."/>
      <w:lvlJc w:val="left"/>
      <w:pPr>
        <w:ind w:left="2517" w:hanging="1080"/>
      </w:pPr>
      <w:rPr>
        <w:rFonts w:hint="default"/>
      </w:rPr>
    </w:lvl>
    <w:lvl w:ilvl="5">
      <w:start w:val="1"/>
      <w:numFmt w:val="decimal"/>
      <w:isLgl/>
      <w:lvlText w:val="%1.%2.%3.%4.%5.%6."/>
      <w:lvlJc w:val="left"/>
      <w:pPr>
        <w:ind w:left="2517" w:hanging="1080"/>
      </w:pPr>
      <w:rPr>
        <w:rFonts w:hint="default"/>
      </w:rPr>
    </w:lvl>
    <w:lvl w:ilvl="6">
      <w:start w:val="1"/>
      <w:numFmt w:val="decimal"/>
      <w:isLgl/>
      <w:lvlText w:val="%1.%2.%3.%4.%5.%6.%7."/>
      <w:lvlJc w:val="left"/>
      <w:pPr>
        <w:ind w:left="2877" w:hanging="1440"/>
      </w:pPr>
      <w:rPr>
        <w:rFonts w:hint="default"/>
      </w:rPr>
    </w:lvl>
    <w:lvl w:ilvl="7">
      <w:start w:val="1"/>
      <w:numFmt w:val="decimal"/>
      <w:isLgl/>
      <w:lvlText w:val="%1.%2.%3.%4.%5.%6.%7.%8."/>
      <w:lvlJc w:val="left"/>
      <w:pPr>
        <w:ind w:left="2877" w:hanging="1440"/>
      </w:pPr>
      <w:rPr>
        <w:rFonts w:hint="default"/>
      </w:rPr>
    </w:lvl>
    <w:lvl w:ilvl="8">
      <w:start w:val="1"/>
      <w:numFmt w:val="decimal"/>
      <w:isLgl/>
      <w:lvlText w:val="%1.%2.%3.%4.%5.%6.%7.%8.%9."/>
      <w:lvlJc w:val="left"/>
      <w:pPr>
        <w:ind w:left="3237" w:hanging="1800"/>
      </w:pPr>
      <w:rPr>
        <w:rFonts w:hint="default"/>
      </w:rPr>
    </w:lvl>
  </w:abstractNum>
  <w:abstractNum w:abstractNumId="23" w15:restartNumberingAfterBreak="0">
    <w:nsid w:val="751210C9"/>
    <w:multiLevelType w:val="multilevel"/>
    <w:tmpl w:val="B4CC89CA"/>
    <w:lvl w:ilvl="0">
      <w:start w:val="1"/>
      <w:numFmt w:val="decimal"/>
      <w:lvlText w:val="%1."/>
      <w:lvlJc w:val="left"/>
      <w:pPr>
        <w:ind w:left="644" w:hanging="360"/>
      </w:pPr>
      <w:rPr>
        <w:rFonts w:hint="default"/>
        <w:b/>
        <w:color w:val="auto"/>
      </w:rPr>
    </w:lvl>
    <w:lvl w:ilvl="1">
      <w:start w:val="1"/>
      <w:numFmt w:val="decimal"/>
      <w:lvlText w:val="%1.%2."/>
      <w:lvlJc w:val="left"/>
      <w:pPr>
        <w:ind w:left="720" w:hanging="360"/>
      </w:pPr>
      <w:rPr>
        <w:rFonts w:hint="default"/>
        <w:b/>
        <w:color w:val="auto"/>
      </w:rPr>
    </w:lvl>
    <w:lvl w:ilvl="2">
      <w:start w:val="1"/>
      <w:numFmt w:val="decimal"/>
      <w:lvlText w:val="%1.%2.%3."/>
      <w:lvlJc w:val="left"/>
      <w:pPr>
        <w:ind w:left="1440" w:hanging="720"/>
      </w:pPr>
      <w:rPr>
        <w:rFonts w:hint="default"/>
        <w:b/>
        <w:color w:val="auto"/>
      </w:rPr>
    </w:lvl>
    <w:lvl w:ilvl="3">
      <w:start w:val="1"/>
      <w:numFmt w:val="decimal"/>
      <w:lvlText w:val="%1.%2.%3.%4."/>
      <w:lvlJc w:val="left"/>
      <w:pPr>
        <w:ind w:left="1800" w:hanging="720"/>
      </w:pPr>
      <w:rPr>
        <w:rFonts w:hint="default"/>
        <w:b/>
        <w:color w:val="auto"/>
      </w:rPr>
    </w:lvl>
    <w:lvl w:ilvl="4">
      <w:start w:val="1"/>
      <w:numFmt w:val="decimal"/>
      <w:lvlText w:val="%1.%2.%3.%4.%5."/>
      <w:lvlJc w:val="left"/>
      <w:pPr>
        <w:ind w:left="2520" w:hanging="1080"/>
      </w:pPr>
      <w:rPr>
        <w:rFonts w:hint="default"/>
        <w:b/>
        <w:color w:val="auto"/>
      </w:rPr>
    </w:lvl>
    <w:lvl w:ilvl="5">
      <w:start w:val="1"/>
      <w:numFmt w:val="decimal"/>
      <w:lvlText w:val="%1.%2.%3.%4.%5.%6."/>
      <w:lvlJc w:val="left"/>
      <w:pPr>
        <w:ind w:left="2880" w:hanging="1080"/>
      </w:pPr>
      <w:rPr>
        <w:rFonts w:hint="default"/>
        <w:b/>
        <w:color w:val="auto"/>
      </w:rPr>
    </w:lvl>
    <w:lvl w:ilvl="6">
      <w:start w:val="1"/>
      <w:numFmt w:val="decimal"/>
      <w:lvlText w:val="%1.%2.%3.%4.%5.%6.%7."/>
      <w:lvlJc w:val="left"/>
      <w:pPr>
        <w:ind w:left="3600" w:hanging="1440"/>
      </w:pPr>
      <w:rPr>
        <w:rFonts w:hint="default"/>
        <w:b/>
        <w:color w:val="auto"/>
      </w:rPr>
    </w:lvl>
    <w:lvl w:ilvl="7">
      <w:start w:val="1"/>
      <w:numFmt w:val="decimal"/>
      <w:lvlText w:val="%1.%2.%3.%4.%5.%6.%7.%8."/>
      <w:lvlJc w:val="left"/>
      <w:pPr>
        <w:ind w:left="3960" w:hanging="1440"/>
      </w:pPr>
      <w:rPr>
        <w:rFonts w:hint="default"/>
        <w:b/>
        <w:color w:val="auto"/>
      </w:rPr>
    </w:lvl>
    <w:lvl w:ilvl="8">
      <w:start w:val="1"/>
      <w:numFmt w:val="decimal"/>
      <w:lvlText w:val="%1.%2.%3.%4.%5.%6.%7.%8.%9."/>
      <w:lvlJc w:val="left"/>
      <w:pPr>
        <w:ind w:left="4680" w:hanging="1800"/>
      </w:pPr>
      <w:rPr>
        <w:rFonts w:hint="default"/>
        <w:b/>
        <w:color w:val="auto"/>
      </w:rPr>
    </w:lvl>
  </w:abstractNum>
  <w:num w:numId="1">
    <w:abstractNumId w:val="5"/>
  </w:num>
  <w:num w:numId="2">
    <w:abstractNumId w:val="20"/>
  </w:num>
  <w:num w:numId="3">
    <w:abstractNumId w:val="3"/>
  </w:num>
  <w:num w:numId="4">
    <w:abstractNumId w:val="2"/>
  </w:num>
  <w:num w:numId="5">
    <w:abstractNumId w:val="7"/>
  </w:num>
  <w:num w:numId="6">
    <w:abstractNumId w:val="17"/>
  </w:num>
  <w:num w:numId="7">
    <w:abstractNumId w:val="13"/>
  </w:num>
  <w:num w:numId="8">
    <w:abstractNumId w:val="22"/>
  </w:num>
  <w:num w:numId="9">
    <w:abstractNumId w:val="10"/>
  </w:num>
  <w:num w:numId="10">
    <w:abstractNumId w:val="9"/>
    <w:lvlOverride w:ilvl="0">
      <w:lvl w:ilvl="0">
        <w:start w:val="1"/>
        <w:numFmt w:val="decimal"/>
        <w:isLgl/>
        <w:lvlText w:val="%1."/>
        <w:lvlJc w:val="left"/>
        <w:pPr>
          <w:tabs>
            <w:tab w:val="num" w:pos="567"/>
          </w:tabs>
          <w:ind w:left="567" w:hanging="567"/>
        </w:pPr>
        <w:rPr>
          <w:rFonts w:ascii="Times New Roman" w:hAnsi="Times New Roman" w:hint="default"/>
          <w:b/>
          <w:i w:val="0"/>
          <w:caps w:val="0"/>
          <w:strike w:val="0"/>
          <w:vanish w:val="0"/>
          <w:spacing w:val="0"/>
          <w:position w:val="0"/>
          <w:sz w:val="24"/>
          <w:szCs w:val="24"/>
          <w:vertAlign w:val="baseline"/>
        </w:rPr>
      </w:lvl>
    </w:lvlOverride>
    <w:lvlOverride w:ilvl="1">
      <w:lvl w:ilvl="1">
        <w:start w:val="1"/>
        <w:numFmt w:val="decimal"/>
        <w:pStyle w:val="05"/>
        <w:lvlText w:val="%1.%2."/>
        <w:lvlJc w:val="left"/>
        <w:pPr>
          <w:tabs>
            <w:tab w:val="num" w:pos="851"/>
          </w:tabs>
          <w:ind w:left="851" w:hanging="851"/>
        </w:pPr>
        <w:rPr>
          <w:rFonts w:ascii="Times New Roman" w:hAnsi="Times New Roman" w:hint="default"/>
          <w:b w:val="0"/>
          <w:i w:val="0"/>
          <w:caps w:val="0"/>
          <w:strike w:val="0"/>
          <w:vanish w:val="0"/>
          <w:spacing w:val="0"/>
          <w:position w:val="0"/>
          <w:sz w:val="24"/>
          <w:szCs w:val="24"/>
          <w:vertAlign w:val="baseline"/>
        </w:rPr>
      </w:lvl>
    </w:lvlOverride>
    <w:lvlOverride w:ilvl="2">
      <w:lvl w:ilvl="2">
        <w:start w:val="1"/>
        <w:numFmt w:val="decimal"/>
        <w:lvlText w:val="%1.%2.%3."/>
        <w:lvlJc w:val="left"/>
        <w:pPr>
          <w:tabs>
            <w:tab w:val="num" w:pos="850"/>
          </w:tabs>
          <w:ind w:left="850" w:hanging="850"/>
        </w:pPr>
        <w:rPr>
          <w:rFonts w:ascii="Times New Roman" w:hAnsi="Times New Roman" w:hint="default"/>
          <w:b w:val="0"/>
          <w:i w:val="0"/>
          <w:caps w:val="0"/>
          <w:strike w:val="0"/>
          <w:vanish w:val="0"/>
          <w:sz w:val="24"/>
          <w:szCs w:val="24"/>
          <w:vertAlign w:val="baseline"/>
        </w:rPr>
      </w:lvl>
    </w:lvlOverride>
    <w:lvlOverride w:ilvl="3">
      <w:lvl w:ilvl="3">
        <w:start w:val="1"/>
        <w:numFmt w:val="decimal"/>
        <w:lvlText w:val="%1.%2.%3.%4."/>
        <w:lvlJc w:val="left"/>
        <w:pPr>
          <w:tabs>
            <w:tab w:val="num" w:pos="2835"/>
          </w:tabs>
          <w:ind w:left="2835" w:hanging="1134"/>
        </w:pPr>
        <w:rPr>
          <w:rFonts w:ascii="Times New Roman" w:hAnsi="Times New Roman" w:hint="default"/>
          <w:b w:val="0"/>
          <w:i w:val="0"/>
          <w:caps w:val="0"/>
          <w:strike w:val="0"/>
          <w:vanish w:val="0"/>
          <w:color w:val="000000"/>
          <w:spacing w:val="0"/>
          <w:position w:val="0"/>
          <w:sz w:val="24"/>
          <w:szCs w:val="24"/>
          <w:u w:val="none"/>
          <w:vertAlign w:val="baseline"/>
        </w:rPr>
      </w:lvl>
    </w:lvlOverride>
    <w:lvlOverride w:ilvl="4">
      <w:lvl w:ilvl="4">
        <w:start w:val="1"/>
        <w:numFmt w:val="decimal"/>
        <w:lvlText w:val="%1.%2.%3.%4.%5."/>
        <w:lvlJc w:val="left"/>
        <w:pPr>
          <w:tabs>
            <w:tab w:val="num" w:pos="3969"/>
          </w:tabs>
          <w:ind w:left="3969" w:hanging="1134"/>
        </w:pPr>
        <w:rPr>
          <w:rFonts w:ascii="Times New Roman" w:hAnsi="Times New Roman" w:hint="default"/>
          <w:b w:val="0"/>
          <w:i w:val="0"/>
          <w:caps w:val="0"/>
          <w:strike w:val="0"/>
          <w:vanish w:val="0"/>
          <w:sz w:val="24"/>
          <w:szCs w:val="24"/>
          <w:vertAlign w:val="baseline"/>
        </w:rPr>
      </w:lvl>
    </w:lvlOverride>
    <w:lvlOverride w:ilvl="5">
      <w:lvl w:ilvl="5">
        <w:start w:val="1"/>
        <w:numFmt w:val="decimal"/>
        <w:lvlText w:val="%1.%2.%3.%4.%5.%6."/>
        <w:lvlJc w:val="left"/>
        <w:pPr>
          <w:tabs>
            <w:tab w:val="num" w:pos="5103"/>
          </w:tabs>
          <w:ind w:left="5103" w:hanging="1134"/>
        </w:pPr>
        <w:rPr>
          <w:rFonts w:hint="default"/>
        </w:rPr>
      </w:lvl>
    </w:lvlOverride>
    <w:lvlOverride w:ilvl="6">
      <w:lvl w:ilvl="6">
        <w:start w:val="1"/>
        <w:numFmt w:val="decimal"/>
        <w:lvlText w:val="%1.%2.%3.%4.%5.%6.%7."/>
        <w:lvlJc w:val="left"/>
        <w:pPr>
          <w:tabs>
            <w:tab w:val="num" w:pos="6237"/>
          </w:tabs>
          <w:ind w:left="6237" w:hanging="1134"/>
        </w:pPr>
        <w:rPr>
          <w:rFonts w:hint="default"/>
        </w:rPr>
      </w:lvl>
    </w:lvlOverride>
    <w:lvlOverride w:ilvl="7">
      <w:lvl w:ilvl="7">
        <w:start w:val="1"/>
        <w:numFmt w:val="decimal"/>
        <w:lvlText w:val="%1.%2.%3.%4.%5.%6.%7.%8."/>
        <w:lvlJc w:val="left"/>
        <w:pPr>
          <w:tabs>
            <w:tab w:val="num" w:pos="7371"/>
          </w:tabs>
          <w:ind w:left="7371" w:hanging="1134"/>
        </w:pPr>
        <w:rPr>
          <w:rFonts w:hint="default"/>
        </w:rPr>
      </w:lvl>
    </w:lvlOverride>
    <w:lvlOverride w:ilvl="8">
      <w:lvl w:ilvl="8">
        <w:start w:val="1"/>
        <w:numFmt w:val="decimal"/>
        <w:lvlText w:val="%1.%2.%3.%4.%5.%6.%7.%8.%9."/>
        <w:lvlJc w:val="left"/>
        <w:pPr>
          <w:tabs>
            <w:tab w:val="num" w:pos="8505"/>
          </w:tabs>
          <w:ind w:left="8505" w:hanging="1134"/>
        </w:pPr>
        <w:rPr>
          <w:rFonts w:hint="default"/>
        </w:rPr>
      </w:lvl>
    </w:lvlOverride>
  </w:num>
  <w:num w:numId="11">
    <w:abstractNumId w:val="9"/>
    <w:lvlOverride w:ilvl="0">
      <w:lvl w:ilvl="0">
        <w:start w:val="1"/>
        <w:numFmt w:val="decimal"/>
        <w:isLgl/>
        <w:lvlText w:val="%1."/>
        <w:lvlJc w:val="left"/>
        <w:pPr>
          <w:tabs>
            <w:tab w:val="num" w:pos="567"/>
          </w:tabs>
          <w:ind w:left="567" w:hanging="567"/>
        </w:pPr>
        <w:rPr>
          <w:rFonts w:ascii="Times New Roman" w:hAnsi="Times New Roman" w:hint="default"/>
          <w:b/>
          <w:i w:val="0"/>
          <w:caps w:val="0"/>
          <w:strike w:val="0"/>
          <w:vanish w:val="0"/>
          <w:spacing w:val="0"/>
          <w:position w:val="0"/>
          <w:sz w:val="24"/>
          <w:szCs w:val="24"/>
          <w:vertAlign w:val="baseline"/>
        </w:rPr>
      </w:lvl>
    </w:lvlOverride>
    <w:lvlOverride w:ilvl="1">
      <w:lvl w:ilvl="1">
        <w:start w:val="1"/>
        <w:numFmt w:val="decimal"/>
        <w:pStyle w:val="05"/>
        <w:lvlText w:val="%1.%2."/>
        <w:lvlJc w:val="left"/>
        <w:pPr>
          <w:tabs>
            <w:tab w:val="num" w:pos="851"/>
          </w:tabs>
          <w:ind w:left="851" w:hanging="851"/>
        </w:pPr>
        <w:rPr>
          <w:rFonts w:ascii="Times New Roman" w:hAnsi="Times New Roman" w:hint="default"/>
          <w:b w:val="0"/>
          <w:i w:val="0"/>
          <w:caps w:val="0"/>
          <w:strike w:val="0"/>
          <w:vanish w:val="0"/>
          <w:spacing w:val="0"/>
          <w:position w:val="0"/>
          <w:sz w:val="24"/>
          <w:szCs w:val="24"/>
          <w:vertAlign w:val="baseline"/>
        </w:rPr>
      </w:lvl>
    </w:lvlOverride>
    <w:lvlOverride w:ilvl="2">
      <w:lvl w:ilvl="2">
        <w:start w:val="1"/>
        <w:numFmt w:val="decimal"/>
        <w:lvlText w:val="%1.%2.%3."/>
        <w:lvlJc w:val="left"/>
        <w:pPr>
          <w:tabs>
            <w:tab w:val="num" w:pos="850"/>
          </w:tabs>
          <w:ind w:left="850" w:hanging="850"/>
        </w:pPr>
        <w:rPr>
          <w:rFonts w:ascii="Times New Roman" w:hAnsi="Times New Roman" w:hint="default"/>
          <w:b w:val="0"/>
          <w:i w:val="0"/>
          <w:caps w:val="0"/>
          <w:strike w:val="0"/>
          <w:vanish w:val="0"/>
          <w:sz w:val="24"/>
          <w:szCs w:val="24"/>
          <w:vertAlign w:val="baseline"/>
        </w:rPr>
      </w:lvl>
    </w:lvlOverride>
    <w:lvlOverride w:ilvl="3">
      <w:lvl w:ilvl="3">
        <w:start w:val="1"/>
        <w:numFmt w:val="decimal"/>
        <w:lvlText w:val="%1.%2.%3.%4."/>
        <w:lvlJc w:val="left"/>
        <w:pPr>
          <w:tabs>
            <w:tab w:val="num" w:pos="2835"/>
          </w:tabs>
          <w:ind w:left="2835" w:hanging="1134"/>
        </w:pPr>
        <w:rPr>
          <w:rFonts w:ascii="Times New Roman" w:hAnsi="Times New Roman" w:hint="default"/>
          <w:b w:val="0"/>
          <w:i w:val="0"/>
          <w:caps w:val="0"/>
          <w:strike w:val="0"/>
          <w:vanish w:val="0"/>
          <w:color w:val="000000"/>
          <w:spacing w:val="0"/>
          <w:position w:val="0"/>
          <w:sz w:val="24"/>
          <w:szCs w:val="24"/>
          <w:u w:val="none"/>
          <w:vertAlign w:val="baseline"/>
        </w:rPr>
      </w:lvl>
    </w:lvlOverride>
    <w:lvlOverride w:ilvl="4">
      <w:lvl w:ilvl="4">
        <w:start w:val="1"/>
        <w:numFmt w:val="decimal"/>
        <w:lvlText w:val="%1.%2.%3.%4.%5."/>
        <w:lvlJc w:val="left"/>
        <w:pPr>
          <w:tabs>
            <w:tab w:val="num" w:pos="3969"/>
          </w:tabs>
          <w:ind w:left="3969" w:hanging="1134"/>
        </w:pPr>
        <w:rPr>
          <w:rFonts w:ascii="Times New Roman" w:hAnsi="Times New Roman" w:hint="default"/>
          <w:b w:val="0"/>
          <w:i w:val="0"/>
          <w:caps w:val="0"/>
          <w:strike w:val="0"/>
          <w:vanish w:val="0"/>
          <w:sz w:val="24"/>
          <w:szCs w:val="24"/>
          <w:vertAlign w:val="baseline"/>
        </w:rPr>
      </w:lvl>
    </w:lvlOverride>
    <w:lvlOverride w:ilvl="5">
      <w:lvl w:ilvl="5">
        <w:start w:val="1"/>
        <w:numFmt w:val="decimal"/>
        <w:lvlText w:val="%1.%2.%3.%4.%5.%6."/>
        <w:lvlJc w:val="left"/>
        <w:pPr>
          <w:tabs>
            <w:tab w:val="num" w:pos="5103"/>
          </w:tabs>
          <w:ind w:left="5103" w:hanging="1134"/>
        </w:pPr>
        <w:rPr>
          <w:rFonts w:hint="default"/>
        </w:rPr>
      </w:lvl>
    </w:lvlOverride>
    <w:lvlOverride w:ilvl="6">
      <w:lvl w:ilvl="6">
        <w:start w:val="1"/>
        <w:numFmt w:val="decimal"/>
        <w:lvlText w:val="%1.%2.%3.%4.%5.%6.%7."/>
        <w:lvlJc w:val="left"/>
        <w:pPr>
          <w:tabs>
            <w:tab w:val="num" w:pos="6237"/>
          </w:tabs>
          <w:ind w:left="6237" w:hanging="1134"/>
        </w:pPr>
        <w:rPr>
          <w:rFonts w:hint="default"/>
        </w:rPr>
      </w:lvl>
    </w:lvlOverride>
    <w:lvlOverride w:ilvl="7">
      <w:lvl w:ilvl="7">
        <w:start w:val="1"/>
        <w:numFmt w:val="decimal"/>
        <w:lvlText w:val="%1.%2.%3.%4.%5.%6.%7.%8."/>
        <w:lvlJc w:val="left"/>
        <w:pPr>
          <w:tabs>
            <w:tab w:val="num" w:pos="7371"/>
          </w:tabs>
          <w:ind w:left="7371" w:hanging="1134"/>
        </w:pPr>
        <w:rPr>
          <w:rFonts w:hint="default"/>
        </w:rPr>
      </w:lvl>
    </w:lvlOverride>
    <w:lvlOverride w:ilvl="8">
      <w:lvl w:ilvl="8">
        <w:start w:val="1"/>
        <w:numFmt w:val="decimal"/>
        <w:lvlText w:val="%1.%2.%3.%4.%5.%6.%7.%8.%9."/>
        <w:lvlJc w:val="left"/>
        <w:pPr>
          <w:tabs>
            <w:tab w:val="num" w:pos="8505"/>
          </w:tabs>
          <w:ind w:left="8505" w:hanging="1134"/>
        </w:pPr>
        <w:rPr>
          <w:rFonts w:hint="default"/>
        </w:rPr>
      </w:lvl>
    </w:lvlOverride>
  </w:num>
  <w:num w:numId="12">
    <w:abstractNumId w:val="18"/>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6"/>
  </w:num>
  <w:num w:numId="16">
    <w:abstractNumId w:val="1"/>
  </w:num>
  <w:num w:numId="17">
    <w:abstractNumId w:val="21"/>
  </w:num>
  <w:num w:numId="18">
    <w:abstractNumId w:val="8"/>
  </w:num>
  <w:num w:numId="19">
    <w:abstractNumId w:val="14"/>
  </w:num>
  <w:num w:numId="20">
    <w:abstractNumId w:val="19"/>
  </w:num>
  <w:num w:numId="21">
    <w:abstractNumId w:val="11"/>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num>
  <w:num w:numId="24">
    <w:abstractNumId w:val="15"/>
  </w:num>
  <w:num w:numId="25">
    <w:abstractNumId w:val="12"/>
  </w:num>
  <w:num w:numId="26">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Дранишникова Анна Николаевна">
    <w15:presenceInfo w15:providerId="AD" w15:userId="S-1-5-21-974066530-2995052868-2239994687-1631"/>
  </w15:person>
  <w15:person w15:author="Козлова Ольга Александровна">
    <w15:presenceInfo w15:providerId="AD" w15:userId="S-1-5-21-974066530-2995052868-2239994687-169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975"/>
    <w:rsid w:val="00014672"/>
    <w:rsid w:val="00071122"/>
    <w:rsid w:val="0008386B"/>
    <w:rsid w:val="00087AE0"/>
    <w:rsid w:val="00087B1B"/>
    <w:rsid w:val="00142EA1"/>
    <w:rsid w:val="00167601"/>
    <w:rsid w:val="00180704"/>
    <w:rsid w:val="001E79ED"/>
    <w:rsid w:val="001F5342"/>
    <w:rsid w:val="0021104B"/>
    <w:rsid w:val="002213B1"/>
    <w:rsid w:val="00231D48"/>
    <w:rsid w:val="00331811"/>
    <w:rsid w:val="00346FE3"/>
    <w:rsid w:val="003D7DD3"/>
    <w:rsid w:val="00465512"/>
    <w:rsid w:val="00483E8C"/>
    <w:rsid w:val="004D1151"/>
    <w:rsid w:val="004E6B5A"/>
    <w:rsid w:val="005216A5"/>
    <w:rsid w:val="005344F3"/>
    <w:rsid w:val="005B3556"/>
    <w:rsid w:val="00686FCF"/>
    <w:rsid w:val="006D534F"/>
    <w:rsid w:val="006F68C8"/>
    <w:rsid w:val="00711975"/>
    <w:rsid w:val="007A09E4"/>
    <w:rsid w:val="007C3A79"/>
    <w:rsid w:val="007E3CC2"/>
    <w:rsid w:val="0083696E"/>
    <w:rsid w:val="008424A3"/>
    <w:rsid w:val="008600A4"/>
    <w:rsid w:val="008A7160"/>
    <w:rsid w:val="008D64EB"/>
    <w:rsid w:val="0098741A"/>
    <w:rsid w:val="0099561D"/>
    <w:rsid w:val="009F4E83"/>
    <w:rsid w:val="00AC0B38"/>
    <w:rsid w:val="00B36641"/>
    <w:rsid w:val="00B65C46"/>
    <w:rsid w:val="00BB2350"/>
    <w:rsid w:val="00BC06EC"/>
    <w:rsid w:val="00BF00FC"/>
    <w:rsid w:val="00C03C11"/>
    <w:rsid w:val="00C06422"/>
    <w:rsid w:val="00C20343"/>
    <w:rsid w:val="00C227FA"/>
    <w:rsid w:val="00CA2F5C"/>
    <w:rsid w:val="00CB1C15"/>
    <w:rsid w:val="00D02DFA"/>
    <w:rsid w:val="00D14FC8"/>
    <w:rsid w:val="00D476FA"/>
    <w:rsid w:val="00D56A3B"/>
    <w:rsid w:val="00DB0102"/>
    <w:rsid w:val="00DD1577"/>
    <w:rsid w:val="00DF7547"/>
    <w:rsid w:val="00E84C96"/>
    <w:rsid w:val="00EA46D3"/>
    <w:rsid w:val="00F34BCA"/>
    <w:rsid w:val="00FB5C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334DA"/>
  <w15:docId w15:val="{8FC3321D-77FE-4D69-BB9B-F25C790E3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240" w:lineRule="auto"/>
    </w:pPr>
    <w:rPr>
      <w:sz w:val="24"/>
      <w:szCs w:val="24"/>
    </w:rPr>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p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b">
    <w:name w:val="footnote text"/>
    <w:basedOn w:val="a"/>
    <w:link w:val="ac"/>
    <w:uiPriority w:val="99"/>
    <w:semiHidden/>
    <w:unhideWhenUsed/>
    <w:pPr>
      <w:spacing w:after="40"/>
    </w:pPr>
    <w:rPr>
      <w:sz w:val="18"/>
    </w:rPr>
  </w:style>
  <w:style w:type="character" w:customStyle="1" w:styleId="ac">
    <w:name w:val="Текст сноски Знак"/>
    <w:link w:val="ab"/>
    <w:uiPriority w:val="99"/>
    <w:rPr>
      <w:sz w:val="18"/>
    </w:rPr>
  </w:style>
  <w:style w:type="character" w:styleId="ad">
    <w:name w:val="footnote reference"/>
    <w:basedOn w:val="a0"/>
    <w:uiPriority w:val="99"/>
    <w:unhideWhenUsed/>
    <w:rPr>
      <w:vertAlign w:val="superscript"/>
    </w:rPr>
  </w:style>
  <w:style w:type="paragraph" w:styleId="ae">
    <w:name w:val="endnote text"/>
    <w:basedOn w:val="a"/>
    <w:link w:val="af"/>
    <w:uiPriority w:val="99"/>
    <w:semiHidden/>
    <w:unhideWhenUsed/>
    <w:pPr>
      <w:spacing w:after="0"/>
    </w:pPr>
    <w:rPr>
      <w:sz w:val="20"/>
    </w:rPr>
  </w:style>
  <w:style w:type="character" w:customStyle="1" w:styleId="af">
    <w:name w:val="Текст концевой сноски Знак"/>
    <w:link w:val="ae"/>
    <w:uiPriority w:val="99"/>
    <w:rPr>
      <w:sz w:val="20"/>
    </w:rPr>
  </w:style>
  <w:style w:type="character" w:styleId="af0">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1">
    <w:name w:val="TOC Heading"/>
    <w:uiPriority w:val="39"/>
    <w:unhideWhenUsed/>
  </w:style>
  <w:style w:type="paragraph" w:styleId="af2">
    <w:name w:val="table of figures"/>
    <w:basedOn w:val="a"/>
    <w:next w:val="a"/>
    <w:uiPriority w:val="99"/>
    <w:unhideWhenUsed/>
    <w:pPr>
      <w:spacing w:after="0"/>
    </w:pPr>
  </w:style>
  <w:style w:type="paragraph" w:styleId="af3">
    <w:name w:val="List Paragraph"/>
    <w:basedOn w:val="a"/>
    <w:uiPriority w:val="34"/>
    <w:qFormat/>
    <w:pPr>
      <w:ind w:left="720"/>
      <w:contextualSpacing/>
    </w:pPr>
  </w:style>
  <w:style w:type="paragraph" w:styleId="af4">
    <w:name w:val="header"/>
    <w:basedOn w:val="a"/>
    <w:link w:val="af5"/>
    <w:uiPriority w:val="99"/>
    <w:unhideWhenUsed/>
    <w:pPr>
      <w:tabs>
        <w:tab w:val="center" w:pos="4677"/>
        <w:tab w:val="right" w:pos="9355"/>
      </w:tabs>
      <w:spacing w:after="0"/>
    </w:pPr>
  </w:style>
  <w:style w:type="character" w:customStyle="1" w:styleId="af5">
    <w:name w:val="Верхний колонтитул Знак"/>
    <w:basedOn w:val="a0"/>
    <w:link w:val="af4"/>
    <w:uiPriority w:val="99"/>
    <w:rPr>
      <w:sz w:val="24"/>
      <w:szCs w:val="24"/>
    </w:rPr>
  </w:style>
  <w:style w:type="paragraph" w:styleId="af6">
    <w:name w:val="footer"/>
    <w:basedOn w:val="a"/>
    <w:link w:val="af7"/>
    <w:uiPriority w:val="99"/>
    <w:unhideWhenUsed/>
    <w:pPr>
      <w:tabs>
        <w:tab w:val="center" w:pos="4677"/>
        <w:tab w:val="right" w:pos="9355"/>
      </w:tabs>
      <w:spacing w:after="0"/>
    </w:pPr>
  </w:style>
  <w:style w:type="character" w:customStyle="1" w:styleId="af7">
    <w:name w:val="Нижний колонтитул Знак"/>
    <w:basedOn w:val="a0"/>
    <w:link w:val="af6"/>
    <w:uiPriority w:val="99"/>
    <w:rPr>
      <w:sz w:val="24"/>
      <w:szCs w:val="24"/>
    </w:rPr>
  </w:style>
  <w:style w:type="character" w:styleId="af8">
    <w:name w:val="Hyperlink"/>
    <w:basedOn w:val="a0"/>
    <w:uiPriority w:val="99"/>
    <w:unhideWhenUsed/>
    <w:rPr>
      <w:color w:val="0563C1" w:themeColor="hyperlink"/>
      <w:u w:val="single"/>
    </w:rPr>
  </w:style>
  <w:style w:type="character" w:customStyle="1" w:styleId="13">
    <w:name w:val="Упомянуть1"/>
    <w:basedOn w:val="a0"/>
    <w:uiPriority w:val="99"/>
    <w:semiHidden/>
    <w:unhideWhenUsed/>
    <w:rPr>
      <w:color w:val="2B579A"/>
      <w:shd w:val="clear" w:color="auto" w:fill="E6E6E6"/>
    </w:rPr>
  </w:style>
  <w:style w:type="table" w:styleId="af9">
    <w:name w:val="Table Grid"/>
    <w:basedOn w:val="a1"/>
    <w:uiPriority w:val="59"/>
    <w:pPr>
      <w:spacing w:after="0" w:line="240" w:lineRule="auto"/>
      <w:ind w:firstLine="709"/>
      <w:jc w:val="both"/>
    </w:pPr>
    <w:rPr>
      <w:rFonts w:ascii="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Balloon Text"/>
    <w:basedOn w:val="a"/>
    <w:link w:val="afb"/>
    <w:uiPriority w:val="99"/>
    <w:semiHidden/>
    <w:unhideWhenUsed/>
    <w:pPr>
      <w:spacing w:after="0"/>
    </w:pPr>
    <w:rPr>
      <w:rFonts w:ascii="Tahoma" w:hAnsi="Tahoma" w:cs="Tahoma"/>
      <w:sz w:val="16"/>
      <w:szCs w:val="16"/>
    </w:rPr>
  </w:style>
  <w:style w:type="character" w:customStyle="1" w:styleId="afb">
    <w:name w:val="Текст выноски Знак"/>
    <w:basedOn w:val="a0"/>
    <w:link w:val="afa"/>
    <w:uiPriority w:val="99"/>
    <w:semiHidden/>
    <w:rPr>
      <w:rFonts w:ascii="Tahoma" w:hAnsi="Tahoma" w:cs="Tahoma"/>
      <w:sz w:val="16"/>
      <w:szCs w:val="16"/>
    </w:rPr>
  </w:style>
  <w:style w:type="character" w:customStyle="1" w:styleId="blk">
    <w:name w:val="blk"/>
    <w:basedOn w:val="a0"/>
  </w:style>
  <w:style w:type="character" w:customStyle="1" w:styleId="f">
    <w:name w:val="f"/>
    <w:basedOn w:val="a0"/>
  </w:style>
  <w:style w:type="paragraph" w:customStyle="1" w:styleId="05">
    <w:name w:val="05 Нумерованный текст (подпункты)"/>
    <w:basedOn w:val="a"/>
    <w:link w:val="050"/>
    <w:qFormat/>
    <w:pPr>
      <w:numPr>
        <w:ilvl w:val="1"/>
        <w:numId w:val="10"/>
      </w:numPr>
      <w:tabs>
        <w:tab w:val="left" w:pos="1701"/>
        <w:tab w:val="left" w:pos="2835"/>
        <w:tab w:val="left" w:pos="3969"/>
        <w:tab w:val="left" w:pos="5103"/>
        <w:tab w:val="right" w:pos="9072"/>
      </w:tabs>
      <w:spacing w:after="0" w:line="276" w:lineRule="auto"/>
      <w:jc w:val="both"/>
    </w:pPr>
    <w:rPr>
      <w:rFonts w:ascii="Times New Roman" w:eastAsia="Times New Roman" w:hAnsi="Times New Roman" w:cs="Times New Roman"/>
      <w:color w:val="000000"/>
      <w:lang w:eastAsia="ru-RU"/>
    </w:rPr>
  </w:style>
  <w:style w:type="character" w:customStyle="1" w:styleId="050">
    <w:name w:val="05 Нумерованный текст (подпункты) Знак"/>
    <w:link w:val="05"/>
    <w:rPr>
      <w:rFonts w:ascii="Times New Roman" w:eastAsia="Times New Roman" w:hAnsi="Times New Roman" w:cs="Times New Roman"/>
      <w:color w:val="000000"/>
      <w:sz w:val="24"/>
      <w:szCs w:val="24"/>
      <w:lang w:eastAsia="ru-RU"/>
    </w:rPr>
  </w:style>
  <w:style w:type="character" w:styleId="afc">
    <w:name w:val="annotation reference"/>
    <w:basedOn w:val="a0"/>
    <w:uiPriority w:val="99"/>
    <w:semiHidden/>
    <w:unhideWhenUsed/>
    <w:rPr>
      <w:sz w:val="16"/>
      <w:szCs w:val="16"/>
    </w:rPr>
  </w:style>
  <w:style w:type="paragraph" w:styleId="afd">
    <w:name w:val="annotation text"/>
    <w:basedOn w:val="a"/>
    <w:link w:val="afe"/>
    <w:uiPriority w:val="99"/>
    <w:semiHidden/>
    <w:unhideWhenUsed/>
    <w:rPr>
      <w:sz w:val="20"/>
      <w:szCs w:val="20"/>
    </w:rPr>
  </w:style>
  <w:style w:type="character" w:customStyle="1" w:styleId="afe">
    <w:name w:val="Текст примечания Знак"/>
    <w:basedOn w:val="a0"/>
    <w:link w:val="afd"/>
    <w:uiPriority w:val="99"/>
    <w:semiHidden/>
    <w:rPr>
      <w:sz w:val="20"/>
      <w:szCs w:val="20"/>
    </w:rPr>
  </w:style>
  <w:style w:type="paragraph" w:styleId="aff">
    <w:name w:val="annotation subject"/>
    <w:basedOn w:val="afd"/>
    <w:next w:val="afd"/>
    <w:link w:val="aff0"/>
    <w:uiPriority w:val="99"/>
    <w:semiHidden/>
    <w:unhideWhenUsed/>
    <w:rPr>
      <w:b/>
      <w:bCs/>
    </w:rPr>
  </w:style>
  <w:style w:type="character" w:customStyle="1" w:styleId="aff0">
    <w:name w:val="Тема примечания Знак"/>
    <w:basedOn w:val="afe"/>
    <w:link w:val="aff"/>
    <w:uiPriority w:val="99"/>
    <w:semiHidden/>
    <w:rPr>
      <w:b/>
      <w:bCs/>
      <w:sz w:val="20"/>
      <w:szCs w:val="20"/>
    </w:rPr>
  </w:style>
  <w:style w:type="paragraph" w:customStyle="1" w:styleId="paragraph">
    <w:name w:val="paragraph"/>
    <w:basedOn w:val="a"/>
    <w:pPr>
      <w:spacing w:before="100" w:beforeAutospacing="1" w:after="100" w:afterAutospacing="1"/>
    </w:pPr>
    <w:rPr>
      <w:rFonts w:ascii="Times New Roman" w:eastAsia="Times New Roman" w:hAnsi="Times New Roman" w:cs="Times New Roman"/>
      <w:lang w:eastAsia="ru-RU"/>
    </w:rPr>
  </w:style>
  <w:style w:type="character" w:customStyle="1" w:styleId="normaltextrun">
    <w:name w:val="normaltextrun"/>
    <w:basedOn w:val="a0"/>
  </w:style>
  <w:style w:type="character" w:customStyle="1" w:styleId="eop">
    <w:name w:val="eop"/>
    <w:basedOn w:val="a0"/>
  </w:style>
  <w:style w:type="character" w:customStyle="1" w:styleId="14">
    <w:name w:val="Неразрешенное упоминание1"/>
    <w:basedOn w:val="a0"/>
    <w:uiPriority w:val="99"/>
    <w:semiHidden/>
    <w:unhideWhenUsed/>
    <w:rPr>
      <w:color w:val="605E5C"/>
      <w:shd w:val="clear" w:color="auto" w:fill="E1DFDD"/>
    </w:rPr>
  </w:style>
  <w:style w:type="paragraph" w:customStyle="1" w:styleId="Style1">
    <w:name w:val="Style1"/>
    <w:basedOn w:val="a"/>
    <w:pPr>
      <w:spacing w:after="0"/>
    </w:pPr>
    <w:rPr>
      <w:rFonts w:ascii="Times New Roman" w:eastAsia="Times New Roman" w:hAnsi="Times New Roman" w:cs="Times New Roman"/>
      <w:lang w:val="en-US"/>
    </w:rPr>
  </w:style>
  <w:style w:type="paragraph" w:styleId="aff1">
    <w:name w:val="Revision"/>
    <w:hidden/>
    <w:uiPriority w:val="99"/>
    <w:semiHidden/>
    <w:pPr>
      <w:spacing w:after="0" w:line="240" w:lineRule="auto"/>
    </w:pPr>
    <w:rPr>
      <w:sz w:val="24"/>
      <w:szCs w:val="24"/>
    </w:rPr>
  </w:style>
  <w:style w:type="character" w:customStyle="1" w:styleId="spellingerror">
    <w:name w:val="spellingerror"/>
    <w:basedOn w:val="a0"/>
  </w:style>
  <w:style w:type="character" w:customStyle="1" w:styleId="docdata">
    <w:name w:val="docdata"/>
    <w:basedOn w:val="a0"/>
  </w:style>
  <w:style w:type="paragraph" w:styleId="aff2">
    <w:name w:val="Normal (Web)"/>
    <w:basedOn w:val="a"/>
    <w:uiPriority w:val="99"/>
    <w:semiHidden/>
    <w:unhideWhenUsed/>
    <w:pPr>
      <w:spacing w:before="100" w:beforeAutospacing="1" w:after="100" w:afterAutospacing="1"/>
    </w:pPr>
    <w:rPr>
      <w:rFonts w:ascii="Times New Roman" w:eastAsia="Times New Roman" w:hAnsi="Times New Roman" w:cs="Times New Roman"/>
      <w:lang w:eastAsia="ru-RU"/>
    </w:rPr>
  </w:style>
  <w:style w:type="character" w:styleId="aff3">
    <w:name w:val="Unresolved Mention"/>
    <w:basedOn w:val="a0"/>
    <w:uiPriority w:val="99"/>
    <w:semiHidden/>
    <w:unhideWhenUsed/>
    <w:rsid w:val="000838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il@dna-technology.ru"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f__x0440__x043e__x0435__x043a__x0442_ xmlns="a8529575-5d15-4304-a232-6c96480c49ee">141</_x041f__x0440__x043e__x0435__x043a__x0442_>
    <_x0414__x043e__x0445__x043e__x0434__x043d__x044b__x0439__x0020__x2013__x0020__x0440__x0430__x0441__x0445__x043e__x0434__x043d__x044b__x0439_ xmlns="a8529575-5d15-4304-a232-6c96480c49ee">Доходный</_x0414__x043e__x0445__x043e__x0434__x043d__x044b__x0439__x0020__x2013__x0020__x0440__x0430__x0441__x0445__x043e__x0434__x043d__x044b__x0439_>
    <_x041f__x0440__x0435__x0434__x043c__x0435__x0442__x0020__x0434__x043e__x0433__x043e__x0432__x043e__x0440__x0430_ xmlns="a8529575-5d15-4304-a232-6c96480c49ee">Оказание спонсорской помощи</_x041f__x0440__x0435__x0434__x043c__x0435__x0442__x0020__x0434__x043e__x0433__x043e__x0432__x043e__x0440__x0430_>
    <_x041a__x043e__x043d__x0442__x0440__x0430__x0433__x0435__x043d__x0442_ xmlns="a8529575-5d15-4304-a232-6c96480c49ee">395</_x041a__x043e__x043d__x0442__x0440__x0430__x0433__x0435__x043d__x0442_>
    <_x2116__x0020__x0438__x0020__x0434__x0430__x0442__x0430__x0020__x0414__x043e__x0433__x043e__x0432__x043e__x0440__x0430_ xmlns="a8529575-5d15-4304-a232-6c96480c49ee">СП - NOV/2022/06 от 01.11.2022</_x2116__x0020__x0438__x0020__x0434__x0430__x0442__x0430__x0020__x0414__x043e__x0433__x043e__x0432__x043e__x0440__x0430_>
    <_x0421__x0440__x043e__x043a__x0020__x0434__x0435__x0439__x0441__x0442__x0432__x0438__x044f_ xmlns="a8529575-5d15-4304-a232-6c96480c49ee" xsi:nil="true"/>
    <_x0426__x0435__x043d__x0430__x0020__x0434__x043e__x0433__x043e__x0432__x043e__x0440__x0430_ xmlns="a8529575-5d15-4304-a232-6c96480c49ee">500000</_x0426__x0435__x043d__x0430__x0020__x0434__x043e__x0433__x043e__x0432__x043e__x0440__x0430_>
    <_x041f__x0440__x0438__x0437__x043d__x0430__x043a__x0020__x0434__x043e__x043a__x0443__x043c__x0435__x043d__x0442__x0430_ xmlns="a8529575-5d15-4304-a232-6c96480c49ee">Договор</_x041f__x0440__x0438__x0437__x043d__x0430__x043a__x0020__x0434__x043e__x043a__x0443__x043c__x0435__x043d__x0442__x0430_>
    <_x0418__x0441__x043f__x043e__x043b__x044c__x0437__x043e__x0432__x0430__x043d__x0438__x0435__x0020__x042d__x041f_ xmlns="a8529575-5d15-4304-a232-6c96480c49ee">false</_x0418__x0441__x043f__x043e__x043b__x044c__x0437__x043e__x0432__x0430__x043d__x0438__x0435__x0020__x042d__x041f_>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2080546B79A4B74FB29DE137F85C35C3" ma:contentTypeVersion="53" ma:contentTypeDescription="Создание документа." ma:contentTypeScope="" ma:versionID="a6ba7273dd96a96bf116202b18b035b8">
  <xsd:schema xmlns:xsd="http://www.w3.org/2001/XMLSchema" xmlns:xs="http://www.w3.org/2001/XMLSchema" xmlns:p="http://schemas.microsoft.com/office/2006/metadata/properties" xmlns:ns2="a8529575-5d15-4304-a232-6c96480c49ee" xmlns:ns3="37105511-a3fc-490d-a5ef-ccc53796ea20" targetNamespace="http://schemas.microsoft.com/office/2006/metadata/properties" ma:root="true" ma:fieldsID="8e2e412e3d00dd720da4d571a0492b1f" ns2:_="" ns3:_="">
    <xsd:import namespace="a8529575-5d15-4304-a232-6c96480c49ee"/>
    <xsd:import namespace="37105511-a3fc-490d-a5ef-ccc53796ea20"/>
    <xsd:element name="properties">
      <xsd:complexType>
        <xsd:sequence>
          <xsd:element name="documentManagement">
            <xsd:complexType>
              <xsd:all>
                <xsd:element ref="ns2:_x041f__x0440__x0435__x0434__x043c__x0435__x0442__x0020__x0434__x043e__x0433__x043e__x0432__x043e__x0440__x0430_"/>
                <xsd:element ref="ns2:_x0426__x0435__x043d__x0430__x0020__x0434__x043e__x0433__x043e__x0432__x043e__x0440__x0430_"/>
                <xsd:element ref="ns2:_x041f__x0440__x043e__x0435__x043a__x0442_"/>
                <xsd:element ref="ns2:_x0421__x0440__x043e__x043a__x0020__x0434__x0435__x0439__x0441__x0442__x0432__x0438__x044f_" minOccurs="0"/>
                <xsd:element ref="ns2:_x041a__x043e__x043d__x0442__x0440__x0430__x0433__x0435__x043d__x0442_"/>
                <xsd:element ref="ns2:_x2116__x0020__x0438__x0020__x0434__x0430__x0442__x0430__x0020__x0414__x043e__x0433__x043e__x0432__x043e__x0440__x0430_"/>
                <xsd:element ref="ns2:_x041f__x0440__x0438__x0437__x043d__x0430__x043a__x0020__x0434__x043e__x043a__x0443__x043c__x0435__x043d__x0442__x0430_"/>
                <xsd:element ref="ns2:_x0414__x043e__x0445__x043e__x0434__x043d__x044b__x0439__x0020__x2013__x0020__x0440__x0430__x0441__x0445__x043e__x0434__x043d__x044b__x0439_" minOccurs="0"/>
                <xsd:element ref="ns2:_x0418__x0441__x043f__x043e__x043b__x044c__x0437__x043e__x0432__x0430__x043d__x0438__x0435__x0020__x042d__x041f_" minOccurs="0"/>
                <xsd:element ref="ns2:MediaServiceMetadata" minOccurs="0"/>
                <xsd:element ref="ns2:MediaServiceFastMetadata" minOccurs="0"/>
                <xsd:element ref="ns2:_x041a__x043e__x043d__x0442__x0440__x0430__x0433__x0435__x043d__x0442__x003a__x041d__x0430__x0438__x043c__x0435__x043d__x043e__x0432__x0430__x043d__x0438__x0435__x0020_1_x0421_"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29575-5d15-4304-a232-6c96480c49ee" elementFormDefault="qualified">
    <xsd:import namespace="http://schemas.microsoft.com/office/2006/documentManagement/types"/>
    <xsd:import namespace="http://schemas.microsoft.com/office/infopath/2007/PartnerControls"/>
    <xsd:element name="_x041f__x0440__x0435__x0434__x043c__x0435__x0442__x0020__x0434__x043e__x0433__x043e__x0432__x043e__x0440__x0430_" ma:index="1" ma:displayName="Предмет договора" ma:description="Можно взять из преамбулы договора" ma:internalName="_x041f__x0440__x0435__x0434__x043c__x0435__x0442__x0020__x0434__x043e__x0433__x043e__x0432__x043e__x0440__x0430_" ma:readOnly="false">
      <xsd:simpleType>
        <xsd:restriction base="dms:Text">
          <xsd:maxLength value="120"/>
        </xsd:restriction>
      </xsd:simpleType>
    </xsd:element>
    <xsd:element name="_x0426__x0435__x043d__x0430__x0020__x0434__x043e__x0433__x043e__x0432__x043e__x0440__x0430_" ma:index="2" ma:displayName="Цена договора" ma:LCID="1049" ma:internalName="_x0426__x0435__x043d__x0430__x0020__x0434__x043e__x0433__x043e__x0432__x043e__x0440__x0430_" ma:readOnly="false">
      <xsd:simpleType>
        <xsd:restriction base="dms:Currency"/>
      </xsd:simpleType>
    </xsd:element>
    <xsd:element name="_x041f__x0440__x043e__x0435__x043a__x0442_" ma:index="3" ma:displayName="Проект" ma:description="Укажите связанный проект, для хозяйственных договоров  укажите проект &quot;С-ГРУП&quot;." ma:list="{1fb43538-4fe3-4ed7-a58b-dde58782388f}" ma:internalName="_x041f__x0440__x043e__x0435__x043a__x0442_" ma:readOnly="false" ma:showField="_x041d__x0430__x0438__x043c__x04">
      <xsd:simpleType>
        <xsd:restriction base="dms:Lookup"/>
      </xsd:simpleType>
    </xsd:element>
    <xsd:element name="_x0421__x0440__x043e__x043a__x0020__x0434__x0435__x0439__x0441__x0442__x0432__x0438__x044f_" ma:index="4" nillable="true" ma:displayName="Срок действия" ma:description="Срок завершения исполнения обязательств" ma:format="DateOnly" ma:internalName="_x0421__x0440__x043e__x043a__x0020__x0434__x0435__x0439__x0441__x0442__x0432__x0438__x044f_" ma:readOnly="false">
      <xsd:simpleType>
        <xsd:restriction base="dms:DateTime"/>
      </xsd:simpleType>
    </xsd:element>
    <xsd:element name="_x041a__x043e__x043d__x0442__x0440__x0430__x0433__x0435__x043d__x0442_" ma:index="5" ma:displayName="Контрагент" ma:description="Введите ИНН! Если контрагента нет в базе, обратитесь в бухгалтерию для его добавления." ma:list="{80879259-c16a-4ed0-8f23-74882f5200ff}" ma:internalName="_x041a__x043e__x043d__x0442__x0440__x0430__x0433__x0435__x043d__x0442_" ma:readOnly="false" ma:showField="_x0418__x041d__x041d_">
      <xsd:simpleType>
        <xsd:restriction base="dms:Lookup"/>
      </xsd:simpleType>
    </xsd:element>
    <xsd:element name="_x2116__x0020__x0438__x0020__x0434__x0430__x0442__x0430__x0020__x0414__x043e__x0433__x043e__x0432__x043e__x0440__x0430_" ma:index="6" ma:displayName="№ и дата Договора" ma:description="Вводить строго в формате N от DD.MM.YYYY" ma:internalName="_x2116__x0020__x0438__x0020__x0434__x0430__x0442__x0430__x0020__x0414__x043e__x0433__x043e__x0432__x043e__x0440__x0430_" ma:readOnly="false">
      <xsd:simpleType>
        <xsd:restriction base="dms:Text">
          <xsd:maxLength value="255"/>
        </xsd:restriction>
      </xsd:simpleType>
    </xsd:element>
    <xsd:element name="_x041f__x0440__x0438__x0437__x043d__x0430__x043a__x0020__x0434__x043e__x043a__x0443__x043c__x0435__x043d__x0442__x0430_" ma:index="7" ma:displayName="Признак документа" ma:default="Договор" ma:format="RadioButtons" ma:internalName="_x041f__x0440__x0438__x0437__x043d__x0430__x043a__x0020__x0434__x043e__x043a__x0443__x043c__x0435__x043d__x0442__x0430_" ma:readOnly="false">
      <xsd:simpleType>
        <xsd:restriction base="dms:Choice">
          <xsd:enumeration value="Договор"/>
          <xsd:enumeration value="Приложение"/>
          <xsd:enumeration value="Доп. Соглашение"/>
          <xsd:enumeration value="Счет-договор"/>
          <xsd:enumeration value="Протокол разногласий"/>
        </xsd:restriction>
      </xsd:simpleType>
    </xsd:element>
    <xsd:element name="_x0414__x043e__x0445__x043e__x0434__x043d__x044b__x0439__x0020__x2013__x0020__x0440__x0430__x0441__x0445__x043e__x0434__x043d__x044b__x0439_" ma:index="8" nillable="true" ma:displayName="Доходный – расходный" ma:default="Расходный" ma:format="RadioButtons" ma:internalName="_x0414__x043e__x0445__x043e__x0434__x043d__x044b__x0439__x0020__x2013__x0020__x0440__x0430__x0441__x0445__x043e__x0434__x043d__x044b__x0439_" ma:readOnly="false">
      <xsd:simpleType>
        <xsd:restriction base="dms:Choice">
          <xsd:enumeration value="Доходный"/>
          <xsd:enumeration value="Расходный"/>
          <xsd:enumeration value="Безденежный"/>
        </xsd:restriction>
      </xsd:simpleType>
    </xsd:element>
    <xsd:element name="_x0418__x0441__x043f__x043e__x043b__x044c__x0437__x043e__x0432__x0430__x043d__x0438__x0435__x0020__x042d__x041f_" ma:index="9" nillable="true" ma:displayName="Работа по ЭДО" ma:default="0" ma:description="Запросите у контрагента и в бухгалтерии С-ГРУП возможность заключения договора с данным контрагентом с использованием Электронного документооборота (ЭДО);" ma:internalName="_x0418__x0441__x043f__x043e__x043b__x044c__x0437__x043e__x0432__x0430__x043d__x0438__x0435__x0020__x042d__x041f_" ma:readOnly="false">
      <xsd:simpleType>
        <xsd:restriction base="dms:Boolea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_x041a__x043e__x043d__x0442__x0440__x0430__x0433__x0435__x043d__x0442__x003a__x041d__x0430__x0438__x043c__x0435__x043d__x043e__x0432__x0430__x043d__x0438__x0435__x0020_1_x0421_" ma:index="14" nillable="true" ma:displayName="Контрагент:Наименование 1С" ma:hidden="true" ma:list="{80879259-c16a-4ed0-8f23-74882f5200ff}" ma:internalName="_x041a__x043e__x043d__x0442__x0440__x0430__x0433__x0435__x043d__x0442__x003a__x041d__x0430__x0438__x043c__x0435__x043d__x043e__x0432__x0430__x043d__x0438__x0435__x0020_1_x0421_" ma:readOnly="true" ma:showField="Title" ma:web="37105511-a3fc-490d-a5ef-ccc53796ea20">
      <xsd:simpleType>
        <xsd:restriction base="dms:Lookup"/>
      </xsd:simpleType>
    </xsd:element>
    <xsd:element name="MediaServiceDateTaken" ma:index="19" nillable="true" ma:displayName="MediaServiceDateTaken" ma:hidden="true" ma:internalName="MediaServiceDateTaken" ma:readOnly="true">
      <xsd:simpleType>
        <xsd:restriction base="dms:Text"/>
      </xsd:simpleType>
    </xsd:element>
    <xsd:element name="MediaServiceAutoTags" ma:index="20" nillable="true" ma:displayName="Tags" ma:hidden="true" ma:internalName="MediaServiceAutoTags" ma:readOnly="true">
      <xsd:simpleType>
        <xsd:restriction base="dms:Text"/>
      </xsd:simpleType>
    </xsd:element>
    <xsd:element name="MediaServiceOCR" ma:index="21" nillable="true" ma:displayName="Extracted Text" ma:hidden="true" ma:internalName="MediaServiceOCR" ma:readOnly="true">
      <xsd:simpleType>
        <xsd:restriction base="dms:Note"/>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hidden="true" ma:internalName="MediaServiceKeyPoint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105511-a3fc-490d-a5ef-ccc53796ea20" elementFormDefault="qualified">
    <xsd:import namespace="http://schemas.microsoft.com/office/2006/documentManagement/types"/>
    <xsd:import namespace="http://schemas.microsoft.com/office/infopath/2007/PartnerControls"/>
    <xsd:element name="SharedWithUsers" ma:index="27" nillable="true" ma:displayName="Общий доступ с использованием"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Совместно с подробностями"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Тип контента"/>
        <xsd:element ref="dc:title" minOccurs="0" maxOccurs="1"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F3912-1D2B-415B-891D-BB82DC1C0A16}">
  <ds:schemaRefs>
    <ds:schemaRef ds:uri="http://schemas.microsoft.com/office/2006/metadata/properties"/>
    <ds:schemaRef ds:uri="http://schemas.microsoft.com/office/infopath/2007/PartnerControls"/>
    <ds:schemaRef ds:uri="a8529575-5d15-4304-a232-6c96480c49ee"/>
  </ds:schemaRefs>
</ds:datastoreItem>
</file>

<file path=customXml/itemProps2.xml><?xml version="1.0" encoding="utf-8"?>
<ds:datastoreItem xmlns:ds="http://schemas.openxmlformats.org/officeDocument/2006/customXml" ds:itemID="{663015D6-30C1-419F-9675-2B0176EC800D}">
  <ds:schemaRefs>
    <ds:schemaRef ds:uri="http://schemas.microsoft.com/sharepoint/v3/contenttype/forms"/>
  </ds:schemaRefs>
</ds:datastoreItem>
</file>

<file path=customXml/itemProps3.xml><?xml version="1.0" encoding="utf-8"?>
<ds:datastoreItem xmlns:ds="http://schemas.openxmlformats.org/officeDocument/2006/customXml" ds:itemID="{6167598D-5D24-44AC-ADC7-40A70D2BE6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29575-5d15-4304-a232-6c96480c49ee"/>
    <ds:schemaRef ds:uri="37105511-a3fc-490d-a5ef-ccc53796ea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166890-2F76-4F1A-B90C-3E0EC21F6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2417</Words>
  <Characters>13783</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С-ГРУП</dc:creator>
  <cp:lastModifiedBy>Козлова Ольга Александровна</cp:lastModifiedBy>
  <cp:revision>5</cp:revision>
  <dcterms:created xsi:type="dcterms:W3CDTF">2025-06-05T12:42:00Z</dcterms:created>
  <dcterms:modified xsi:type="dcterms:W3CDTF">2025-06-05T12:59:00Z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0x0101002080546B79A4B74FB29DE137F85C35C3</vt:lpwstr>
  </property>
</Properties>
</file>